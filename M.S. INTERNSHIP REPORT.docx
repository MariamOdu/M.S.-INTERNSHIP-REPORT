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5FFCB" w14:textId="29794770" w:rsidR="00914C7D" w:rsidRDefault="72189DEA" w:rsidP="77124FA7">
      <w:pPr>
        <w:pStyle w:val="Title"/>
        <w:jc w:val="center"/>
        <w:rPr>
          <w:rFonts w:ascii="Calibri Light" w:hAnsi="Calibri Light"/>
          <w:b/>
          <w:bCs/>
          <w:sz w:val="48"/>
          <w:szCs w:val="48"/>
        </w:rPr>
      </w:pPr>
      <w:r w:rsidRPr="0A567925">
        <w:rPr>
          <w:rFonts w:ascii="Calibri Light" w:hAnsi="Calibri Light"/>
          <w:b/>
          <w:bCs/>
          <w:sz w:val="48"/>
          <w:szCs w:val="48"/>
        </w:rPr>
        <w:t>PREDICTING FUTURE EMISSION</w:t>
      </w:r>
      <w:r w:rsidR="347CF678" w:rsidRPr="0A567925">
        <w:rPr>
          <w:rFonts w:ascii="Calibri Light" w:hAnsi="Calibri Light"/>
          <w:b/>
          <w:bCs/>
          <w:sz w:val="48"/>
          <w:szCs w:val="48"/>
        </w:rPr>
        <w:t>S</w:t>
      </w:r>
      <w:r w:rsidRPr="0A567925">
        <w:rPr>
          <w:rFonts w:ascii="Calibri Light" w:hAnsi="Calibri Light"/>
          <w:b/>
          <w:bCs/>
          <w:sz w:val="48"/>
          <w:szCs w:val="48"/>
        </w:rPr>
        <w:t xml:space="preserve"> FROM</w:t>
      </w:r>
      <w:r w:rsidR="3ADE04CB" w:rsidRPr="0A567925">
        <w:rPr>
          <w:rFonts w:ascii="Calibri Light" w:hAnsi="Calibri Light"/>
          <w:b/>
          <w:bCs/>
          <w:sz w:val="48"/>
          <w:szCs w:val="48"/>
        </w:rPr>
        <w:t xml:space="preserve"> METAL</w:t>
      </w:r>
      <w:r w:rsidRPr="0A567925">
        <w:rPr>
          <w:rFonts w:ascii="Calibri Light" w:hAnsi="Calibri Light"/>
          <w:b/>
          <w:bCs/>
          <w:sz w:val="48"/>
          <w:szCs w:val="48"/>
        </w:rPr>
        <w:t xml:space="preserve"> </w:t>
      </w:r>
      <w:r w:rsidR="2F999F02" w:rsidRPr="0A567925">
        <w:rPr>
          <w:rFonts w:ascii="Calibri Light" w:hAnsi="Calibri Light"/>
          <w:b/>
          <w:bCs/>
          <w:sz w:val="48"/>
          <w:szCs w:val="48"/>
        </w:rPr>
        <w:t>MINING</w:t>
      </w:r>
      <w:r w:rsidR="0A93C625" w:rsidRPr="0A567925">
        <w:rPr>
          <w:rFonts w:ascii="Calibri Light" w:hAnsi="Calibri Light"/>
          <w:b/>
          <w:bCs/>
          <w:sz w:val="48"/>
          <w:szCs w:val="48"/>
        </w:rPr>
        <w:t xml:space="preserve"> IN NIGERIA BASED ON CLEAN ENERGY MINERAL</w:t>
      </w:r>
      <w:r w:rsidR="190F90FF" w:rsidRPr="0A567925">
        <w:rPr>
          <w:rFonts w:ascii="Calibri Light" w:hAnsi="Calibri Light"/>
          <w:b/>
          <w:bCs/>
          <w:sz w:val="48"/>
          <w:szCs w:val="48"/>
        </w:rPr>
        <w:t>S</w:t>
      </w:r>
      <w:r w:rsidR="0A93C625" w:rsidRPr="0A567925">
        <w:rPr>
          <w:rFonts w:ascii="Calibri Light" w:hAnsi="Calibri Light"/>
          <w:b/>
          <w:bCs/>
          <w:sz w:val="48"/>
          <w:szCs w:val="48"/>
        </w:rPr>
        <w:t xml:space="preserve"> PROSPECT</w:t>
      </w:r>
    </w:p>
    <w:p w14:paraId="61DE1434" w14:textId="1FB9F1B9" w:rsidR="00DF6865" w:rsidRDefault="00DF6865" w:rsidP="00DF6865">
      <w:pPr>
        <w:jc w:val="center"/>
        <w:rPr>
          <w:b/>
          <w:bCs/>
        </w:rPr>
      </w:pPr>
    </w:p>
    <w:p w14:paraId="3B7B1016" w14:textId="7B24F993" w:rsidR="00DF6865" w:rsidRDefault="00DF6865" w:rsidP="00DF6865">
      <w:pPr>
        <w:jc w:val="center"/>
        <w:rPr>
          <w:b/>
          <w:bCs/>
        </w:rPr>
      </w:pPr>
    </w:p>
    <w:p w14:paraId="54877795" w14:textId="6C0380A5" w:rsidR="00DF6865" w:rsidRDefault="00DF6865" w:rsidP="00DF6865">
      <w:pPr>
        <w:jc w:val="center"/>
        <w:rPr>
          <w:b/>
          <w:bCs/>
        </w:rPr>
      </w:pPr>
    </w:p>
    <w:p w14:paraId="5D6B1AE6" w14:textId="54B6D45F" w:rsidR="00DF6865" w:rsidRDefault="00DF6865" w:rsidP="00DF6865">
      <w:pPr>
        <w:jc w:val="center"/>
        <w:rPr>
          <w:b/>
          <w:bCs/>
        </w:rPr>
      </w:pPr>
    </w:p>
    <w:p w14:paraId="04FE2884" w14:textId="256507ED" w:rsidR="00DF6865" w:rsidRDefault="00DF6865" w:rsidP="00DF6865">
      <w:pPr>
        <w:jc w:val="center"/>
        <w:rPr>
          <w:b/>
          <w:bCs/>
        </w:rPr>
      </w:pPr>
    </w:p>
    <w:p w14:paraId="2FEDDCE0" w14:textId="533F45AE" w:rsidR="00DF6865" w:rsidRDefault="00DF6865" w:rsidP="00DF6865">
      <w:pPr>
        <w:jc w:val="center"/>
        <w:rPr>
          <w:b/>
          <w:bCs/>
        </w:rPr>
      </w:pPr>
    </w:p>
    <w:p w14:paraId="3D6108EA" w14:textId="4E9FD7A4" w:rsidR="00DF6865" w:rsidRDefault="00DF6865" w:rsidP="00DF6865">
      <w:pPr>
        <w:jc w:val="center"/>
        <w:rPr>
          <w:b/>
          <w:bCs/>
        </w:rPr>
      </w:pPr>
    </w:p>
    <w:p w14:paraId="6520983A" w14:textId="77777777" w:rsidR="00DF6865" w:rsidRDefault="00DF6865" w:rsidP="00DF6865">
      <w:pPr>
        <w:jc w:val="center"/>
        <w:rPr>
          <w:b/>
          <w:bCs/>
        </w:rPr>
      </w:pPr>
    </w:p>
    <w:p w14:paraId="52E0C842" w14:textId="146F75B4" w:rsidR="00DF6865" w:rsidRDefault="00DF6865" w:rsidP="00DF6865">
      <w:pPr>
        <w:jc w:val="center"/>
        <w:rPr>
          <w:b/>
          <w:bCs/>
        </w:rPr>
      </w:pPr>
    </w:p>
    <w:p w14:paraId="1303392F" w14:textId="590FDF8D" w:rsidR="00DF6865" w:rsidRDefault="00DF6865" w:rsidP="00DF6865">
      <w:pPr>
        <w:jc w:val="center"/>
        <w:rPr>
          <w:b/>
          <w:bCs/>
        </w:rPr>
      </w:pPr>
      <w:r>
        <w:rPr>
          <w:b/>
          <w:bCs/>
        </w:rPr>
        <w:t>BY</w:t>
      </w:r>
    </w:p>
    <w:p w14:paraId="51001BA8" w14:textId="01F18DA3" w:rsidR="00DF6865" w:rsidRDefault="00DF6865" w:rsidP="00DF6865">
      <w:pPr>
        <w:jc w:val="center"/>
        <w:rPr>
          <w:b/>
          <w:bCs/>
        </w:rPr>
      </w:pPr>
      <w:r>
        <w:rPr>
          <w:b/>
          <w:bCs/>
        </w:rPr>
        <w:t>MARIAM ALAKE KASALI</w:t>
      </w:r>
    </w:p>
    <w:p w14:paraId="2AD35B91" w14:textId="5EFC3C64" w:rsidR="00DF6865" w:rsidRDefault="00DF6865" w:rsidP="00DF6865">
      <w:pPr>
        <w:jc w:val="center"/>
        <w:rPr>
          <w:b/>
          <w:bCs/>
        </w:rPr>
      </w:pPr>
      <w:r>
        <w:rPr>
          <w:b/>
          <w:bCs/>
        </w:rPr>
        <w:t>(2487996)</w:t>
      </w:r>
    </w:p>
    <w:p w14:paraId="0DA5ADB6" w14:textId="2805C961" w:rsidR="00DF6865" w:rsidRDefault="00DF6865" w:rsidP="00DF6865">
      <w:pPr>
        <w:jc w:val="center"/>
        <w:rPr>
          <w:b/>
          <w:bCs/>
        </w:rPr>
      </w:pPr>
    </w:p>
    <w:p w14:paraId="010B52CD" w14:textId="2A743DAB" w:rsidR="00DF6865" w:rsidRDefault="00DF6865" w:rsidP="00DF6865">
      <w:pPr>
        <w:jc w:val="center"/>
        <w:rPr>
          <w:b/>
          <w:bCs/>
        </w:rPr>
      </w:pPr>
    </w:p>
    <w:p w14:paraId="486E8FA1" w14:textId="2E7CC742" w:rsidR="00DF6865" w:rsidRDefault="00DF6865" w:rsidP="00DF6865">
      <w:pPr>
        <w:jc w:val="center"/>
        <w:rPr>
          <w:b/>
          <w:bCs/>
        </w:rPr>
      </w:pPr>
    </w:p>
    <w:p w14:paraId="03F4EED2" w14:textId="667A9879" w:rsidR="00DF6865" w:rsidRDefault="00DF6865" w:rsidP="00DF6865">
      <w:pPr>
        <w:jc w:val="center"/>
        <w:rPr>
          <w:b/>
          <w:bCs/>
        </w:rPr>
      </w:pPr>
    </w:p>
    <w:p w14:paraId="08383DEA" w14:textId="70ABF952" w:rsidR="00DF6865" w:rsidRDefault="00DF6865" w:rsidP="00DF6865">
      <w:pPr>
        <w:jc w:val="center"/>
        <w:rPr>
          <w:b/>
          <w:bCs/>
        </w:rPr>
      </w:pPr>
    </w:p>
    <w:p w14:paraId="1088AB4A" w14:textId="11966326" w:rsidR="00DF6865" w:rsidRDefault="00DF6865" w:rsidP="00DF6865">
      <w:pPr>
        <w:jc w:val="center"/>
        <w:rPr>
          <w:b/>
          <w:bCs/>
        </w:rPr>
      </w:pPr>
    </w:p>
    <w:p w14:paraId="51665742" w14:textId="5E2E707E" w:rsidR="00F76EC1" w:rsidRDefault="00F76EC1" w:rsidP="00DF6865">
      <w:pPr>
        <w:jc w:val="center"/>
        <w:rPr>
          <w:b/>
          <w:bCs/>
        </w:rPr>
      </w:pPr>
    </w:p>
    <w:p w14:paraId="369E72BB" w14:textId="77777777" w:rsidR="00F76EC1" w:rsidRDefault="00F76EC1" w:rsidP="00DF6865">
      <w:pPr>
        <w:jc w:val="center"/>
        <w:rPr>
          <w:b/>
          <w:bCs/>
        </w:rPr>
      </w:pPr>
    </w:p>
    <w:p w14:paraId="28772EF8" w14:textId="6BE4C8C4" w:rsidR="00F76EC1" w:rsidRDefault="454019BF" w:rsidP="00DF6865">
      <w:pPr>
        <w:jc w:val="center"/>
        <w:rPr>
          <w:b/>
          <w:bCs/>
        </w:rPr>
      </w:pPr>
      <w:r w:rsidRPr="77124FA7">
        <w:rPr>
          <w:b/>
          <w:bCs/>
        </w:rPr>
        <w:t>A REPORT</w:t>
      </w:r>
      <w:r w:rsidR="0DDB8BDD" w:rsidRPr="77124FA7">
        <w:rPr>
          <w:b/>
          <w:bCs/>
        </w:rPr>
        <w:t xml:space="preserve"> OF AN INTERNSHIP</w:t>
      </w:r>
      <w:r w:rsidR="080A353A" w:rsidRPr="77124FA7">
        <w:rPr>
          <w:b/>
          <w:bCs/>
        </w:rPr>
        <w:t xml:space="preserve"> </w:t>
      </w:r>
      <w:proofErr w:type="spellStart"/>
      <w:r w:rsidR="080A353A" w:rsidRPr="77124FA7">
        <w:rPr>
          <w:b/>
          <w:bCs/>
        </w:rPr>
        <w:t>CENTERED</w:t>
      </w:r>
      <w:proofErr w:type="spellEnd"/>
      <w:r w:rsidR="080A353A" w:rsidRPr="77124FA7">
        <w:rPr>
          <w:b/>
          <w:bCs/>
        </w:rPr>
        <w:t xml:space="preserve"> AROUND MINERAL EXPLORATION IN NIGERIA</w:t>
      </w:r>
      <w:r w:rsidR="0DDB8BDD" w:rsidRPr="77124FA7">
        <w:rPr>
          <w:b/>
          <w:bCs/>
        </w:rPr>
        <w:t xml:space="preserve"> WITH XCALIBUR MULTIPHYSICS THROUGH THE PAGODA PROJECTS </w:t>
      </w:r>
      <w:r w:rsidRPr="77124FA7">
        <w:rPr>
          <w:b/>
          <w:bCs/>
        </w:rPr>
        <w:t xml:space="preserve">SUBMITTED TO </w:t>
      </w:r>
      <w:r w:rsidR="6032A6E3" w:rsidRPr="77124FA7">
        <w:rPr>
          <w:b/>
          <w:bCs/>
        </w:rPr>
        <w:t>THE CENTRE FOR ENERGY, PETROLEUM AND MINERAL LAW &amp; POLICY (CEPMLP), SCHOOL OF SOCIAL SCIENCE, UNIVERSITY OF DUNDEE</w:t>
      </w:r>
    </w:p>
    <w:p w14:paraId="7C9EDFC5" w14:textId="75FB83AC" w:rsidR="00F76EC1" w:rsidRDefault="00F76EC1" w:rsidP="00DF6865">
      <w:pPr>
        <w:jc w:val="center"/>
        <w:rPr>
          <w:b/>
          <w:bCs/>
        </w:rPr>
      </w:pPr>
    </w:p>
    <w:p w14:paraId="1953A152" w14:textId="38608342" w:rsidR="00F76EC1" w:rsidRDefault="00F76EC1" w:rsidP="00DF6865">
      <w:pPr>
        <w:jc w:val="center"/>
        <w:rPr>
          <w:b/>
          <w:bCs/>
        </w:rPr>
      </w:pPr>
    </w:p>
    <w:p w14:paraId="59F5A079" w14:textId="36CCA873" w:rsidR="00F76EC1" w:rsidRDefault="00F76EC1" w:rsidP="001967ED">
      <w:pPr>
        <w:jc w:val="center"/>
        <w:rPr>
          <w:b/>
          <w:bCs/>
        </w:rPr>
      </w:pPr>
    </w:p>
    <w:p w14:paraId="254EA258" w14:textId="3380488F" w:rsidR="00DF6865" w:rsidRDefault="00F76EC1" w:rsidP="00077373">
      <w:pPr>
        <w:jc w:val="center"/>
        <w:rPr>
          <w:b/>
          <w:bCs/>
        </w:rPr>
      </w:pPr>
      <w:r w:rsidRPr="001967ED">
        <w:rPr>
          <w:b/>
          <w:bCs/>
        </w:rPr>
        <w:t>OCTOBER 2022</w:t>
      </w:r>
    </w:p>
    <w:p w14:paraId="5B6C775B" w14:textId="795DBA74" w:rsidR="00077373" w:rsidRDefault="00077373" w:rsidP="0A567925">
      <w:pPr>
        <w:jc w:val="center"/>
        <w:rPr>
          <w:b/>
          <w:bCs/>
        </w:rPr>
      </w:pPr>
    </w:p>
    <w:p w14:paraId="6494F7F6" w14:textId="2A4FC6FE" w:rsidR="00DD26AE" w:rsidRDefault="00DD26AE" w:rsidP="0A567925">
      <w:pPr>
        <w:jc w:val="center"/>
        <w:rPr>
          <w:b/>
          <w:bCs/>
        </w:rPr>
      </w:pPr>
    </w:p>
    <w:p w14:paraId="42A57AA3" w14:textId="7C28873D" w:rsidR="00DD26AE" w:rsidRDefault="27D26E76" w:rsidP="0A567925">
      <w:pPr>
        <w:spacing w:line="240" w:lineRule="auto"/>
        <w:rPr>
          <w:rFonts w:ascii="Calibri" w:eastAsia="Calibri" w:hAnsi="Calibri" w:cs="Calibri"/>
          <w:color w:val="000000" w:themeColor="text1"/>
        </w:rPr>
      </w:pPr>
      <w:r>
        <w:rPr>
          <w:noProof/>
        </w:rPr>
        <w:drawing>
          <wp:inline distT="0" distB="0" distL="0" distR="0" wp14:anchorId="39CBDC47" wp14:editId="25B0668B">
            <wp:extent cx="3971925" cy="933450"/>
            <wp:effectExtent l="0" t="0" r="0" b="0"/>
            <wp:docPr id="413465073" name="Picture 41346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71925" cy="933450"/>
                    </a:xfrm>
                    <a:prstGeom prst="rect">
                      <a:avLst/>
                    </a:prstGeom>
                  </pic:spPr>
                </pic:pic>
              </a:graphicData>
            </a:graphic>
          </wp:inline>
        </w:drawing>
      </w:r>
    </w:p>
    <w:p w14:paraId="43EACACA" w14:textId="1A6B6D60" w:rsidR="00DD26AE" w:rsidRDefault="27D26E76" w:rsidP="0A567925">
      <w:pPr>
        <w:spacing w:line="256" w:lineRule="auto"/>
        <w:jc w:val="center"/>
        <w:rPr>
          <w:rFonts w:ascii="Calibri" w:eastAsia="Calibri" w:hAnsi="Calibri" w:cs="Calibri"/>
          <w:color w:val="000000" w:themeColor="text1"/>
          <w:sz w:val="28"/>
          <w:szCs w:val="28"/>
        </w:rPr>
      </w:pPr>
      <w:r w:rsidRPr="167D7F8D">
        <w:rPr>
          <w:rStyle w:val="IntenseReference"/>
        </w:rPr>
        <w:t>Approval Form for Internship</w:t>
      </w:r>
    </w:p>
    <w:p w14:paraId="285447A4" w14:textId="7759F3D5" w:rsidR="00DD26AE" w:rsidRDefault="27D26E76" w:rsidP="0A567925">
      <w:pPr>
        <w:spacing w:line="256" w:lineRule="auto"/>
        <w:jc w:val="center"/>
        <w:rPr>
          <w:rFonts w:ascii="Calibri" w:eastAsia="Calibri" w:hAnsi="Calibri" w:cs="Calibri"/>
          <w:color w:val="000000" w:themeColor="text1"/>
          <w:sz w:val="28"/>
          <w:szCs w:val="28"/>
        </w:rPr>
      </w:pPr>
      <w:r w:rsidRPr="0A567925">
        <w:rPr>
          <w:rFonts w:ascii="Calibri" w:eastAsia="Calibri" w:hAnsi="Calibri" w:cs="Calibri"/>
          <w:b/>
          <w:bCs/>
          <w:color w:val="000000" w:themeColor="text1"/>
          <w:sz w:val="28"/>
          <w:szCs w:val="28"/>
        </w:rPr>
        <w:t>To be completed by student and signed by supervisor</w:t>
      </w:r>
    </w:p>
    <w:tbl>
      <w:tblPr>
        <w:tblStyle w:val="TableGrid"/>
        <w:tblW w:w="0" w:type="auto"/>
        <w:tblLayout w:type="fixed"/>
        <w:tblLook w:val="04A0" w:firstRow="1" w:lastRow="0" w:firstColumn="1" w:lastColumn="0" w:noHBand="0" w:noVBand="1"/>
      </w:tblPr>
      <w:tblGrid>
        <w:gridCol w:w="3551"/>
        <w:gridCol w:w="5464"/>
      </w:tblGrid>
      <w:tr w:rsidR="0A567925" w14:paraId="4BED956D" w14:textId="77777777" w:rsidTr="0A567925">
        <w:tc>
          <w:tcPr>
            <w:tcW w:w="3551" w:type="dxa"/>
          </w:tcPr>
          <w:p w14:paraId="534DDB04" w14:textId="3EE5CB22" w:rsidR="0A567925" w:rsidRDefault="0A567925" w:rsidP="0A567925">
            <w:pPr>
              <w:spacing w:line="256" w:lineRule="auto"/>
            </w:pPr>
            <w:r w:rsidRPr="0A567925">
              <w:rPr>
                <w:b/>
                <w:bCs/>
              </w:rPr>
              <w:t>FULL NAME:</w:t>
            </w:r>
          </w:p>
          <w:p w14:paraId="027CC2D1" w14:textId="555166D3" w:rsidR="0A567925" w:rsidRDefault="0A567925" w:rsidP="0A567925">
            <w:pPr>
              <w:spacing w:line="256" w:lineRule="auto"/>
            </w:pPr>
          </w:p>
        </w:tc>
        <w:tc>
          <w:tcPr>
            <w:tcW w:w="5464" w:type="dxa"/>
          </w:tcPr>
          <w:p w14:paraId="436CBA79" w14:textId="746F356C" w:rsidR="0A567925" w:rsidRDefault="0A567925" w:rsidP="0A567925">
            <w:pPr>
              <w:spacing w:line="256" w:lineRule="auto"/>
            </w:pPr>
            <w:r w:rsidRPr="0A567925">
              <w:t>MARIAM ALAKE KASALI</w:t>
            </w:r>
          </w:p>
        </w:tc>
      </w:tr>
      <w:tr w:rsidR="0A567925" w14:paraId="72D6609C" w14:textId="77777777" w:rsidTr="0A567925">
        <w:tc>
          <w:tcPr>
            <w:tcW w:w="3551" w:type="dxa"/>
          </w:tcPr>
          <w:p w14:paraId="2F16AB65" w14:textId="00ED205C" w:rsidR="0A567925" w:rsidRDefault="0A567925" w:rsidP="0A567925">
            <w:pPr>
              <w:spacing w:line="256" w:lineRule="auto"/>
            </w:pPr>
            <w:r w:rsidRPr="0A567925">
              <w:rPr>
                <w:b/>
                <w:bCs/>
              </w:rPr>
              <w:t>MATRICULATION NUMBER:</w:t>
            </w:r>
          </w:p>
          <w:p w14:paraId="52C7E87E" w14:textId="19EAC6BD" w:rsidR="0A567925" w:rsidRDefault="0A567925" w:rsidP="0A567925">
            <w:pPr>
              <w:spacing w:line="256" w:lineRule="auto"/>
            </w:pPr>
          </w:p>
        </w:tc>
        <w:tc>
          <w:tcPr>
            <w:tcW w:w="5464" w:type="dxa"/>
          </w:tcPr>
          <w:p w14:paraId="5CFF8ECD" w14:textId="468A993B" w:rsidR="0A567925" w:rsidRDefault="0A567925" w:rsidP="0A567925">
            <w:pPr>
              <w:spacing w:line="256" w:lineRule="auto"/>
            </w:pPr>
            <w:r w:rsidRPr="0A567925">
              <w:t>2487996</w:t>
            </w:r>
          </w:p>
        </w:tc>
      </w:tr>
      <w:tr w:rsidR="0A567925" w14:paraId="69E402A1" w14:textId="77777777" w:rsidTr="0A567925">
        <w:tc>
          <w:tcPr>
            <w:tcW w:w="3551" w:type="dxa"/>
          </w:tcPr>
          <w:p w14:paraId="6216FC3D" w14:textId="08C81AE1" w:rsidR="0A567925" w:rsidRDefault="0A567925" w:rsidP="0A567925">
            <w:pPr>
              <w:spacing w:line="256" w:lineRule="auto"/>
            </w:pPr>
            <w:r w:rsidRPr="0A567925">
              <w:rPr>
                <w:b/>
                <w:bCs/>
              </w:rPr>
              <w:t>NAME OF HOST INSTITUTION:</w:t>
            </w:r>
          </w:p>
          <w:p w14:paraId="5AAEC23F" w14:textId="7D470BD9" w:rsidR="0A567925" w:rsidRDefault="0A567925" w:rsidP="0A567925">
            <w:pPr>
              <w:spacing w:line="256" w:lineRule="auto"/>
            </w:pPr>
          </w:p>
        </w:tc>
        <w:tc>
          <w:tcPr>
            <w:tcW w:w="5464" w:type="dxa"/>
          </w:tcPr>
          <w:p w14:paraId="4DAF3D42" w14:textId="0BBAD522" w:rsidR="0A567925" w:rsidRDefault="0A567925" w:rsidP="0A567925">
            <w:pPr>
              <w:spacing w:line="256" w:lineRule="auto"/>
            </w:pPr>
            <w:r w:rsidRPr="0A567925">
              <w:t>UNIVERSITY OF DUNDEE</w:t>
            </w:r>
          </w:p>
        </w:tc>
      </w:tr>
      <w:tr w:rsidR="0A567925" w14:paraId="761213DA" w14:textId="77777777" w:rsidTr="0A567925">
        <w:tc>
          <w:tcPr>
            <w:tcW w:w="3551" w:type="dxa"/>
          </w:tcPr>
          <w:p w14:paraId="29096165" w14:textId="08BB0722" w:rsidR="0A567925" w:rsidRDefault="0A567925" w:rsidP="0A567925">
            <w:pPr>
              <w:spacing w:line="256" w:lineRule="auto"/>
            </w:pPr>
            <w:r w:rsidRPr="0A567925">
              <w:rPr>
                <w:b/>
                <w:bCs/>
              </w:rPr>
              <w:t>DEPARTMENT WITHIN INSTITUTION:</w:t>
            </w:r>
          </w:p>
        </w:tc>
        <w:tc>
          <w:tcPr>
            <w:tcW w:w="5464" w:type="dxa"/>
          </w:tcPr>
          <w:p w14:paraId="15A2E28A" w14:textId="1C321688" w:rsidR="0A567925" w:rsidRDefault="0A567925" w:rsidP="0A567925">
            <w:pPr>
              <w:spacing w:line="256" w:lineRule="auto"/>
            </w:pPr>
            <w:r w:rsidRPr="0A567925">
              <w:t xml:space="preserve">CEPMLP </w:t>
            </w:r>
          </w:p>
        </w:tc>
      </w:tr>
    </w:tbl>
    <w:p w14:paraId="5A737BCF" w14:textId="081FD8F6" w:rsidR="00DD26AE" w:rsidRDefault="00DD26AE" w:rsidP="0A567925">
      <w:pPr>
        <w:spacing w:line="256" w:lineRule="auto"/>
        <w:rPr>
          <w:rFonts w:ascii="Calibri" w:eastAsia="Calibri" w:hAnsi="Calibri" w:cs="Calibri"/>
          <w:color w:val="000000" w:themeColor="text1"/>
        </w:rPr>
      </w:pPr>
    </w:p>
    <w:p w14:paraId="740BC68D" w14:textId="7EAB563B" w:rsidR="00DD26AE" w:rsidRDefault="27D26E76" w:rsidP="0A567925">
      <w:pPr>
        <w:spacing w:after="0" w:line="257" w:lineRule="auto"/>
        <w:rPr>
          <w:rFonts w:ascii="Calibri" w:eastAsia="Calibri" w:hAnsi="Calibri" w:cs="Calibri"/>
          <w:color w:val="000000" w:themeColor="text1"/>
        </w:rPr>
      </w:pPr>
      <w:r w:rsidRPr="0A567925">
        <w:rPr>
          <w:rFonts w:ascii="Calibri" w:eastAsia="Calibri" w:hAnsi="Calibri" w:cs="Calibri"/>
          <w:b/>
          <w:bCs/>
          <w:color w:val="000000" w:themeColor="text1"/>
        </w:rPr>
        <w:t>Full details of supervisor within institution</w:t>
      </w:r>
    </w:p>
    <w:tbl>
      <w:tblPr>
        <w:tblStyle w:val="TableGrid"/>
        <w:tblW w:w="0" w:type="auto"/>
        <w:tblLayout w:type="fixed"/>
        <w:tblLook w:val="04A0" w:firstRow="1" w:lastRow="0" w:firstColumn="1" w:lastColumn="0" w:noHBand="0" w:noVBand="1"/>
      </w:tblPr>
      <w:tblGrid>
        <w:gridCol w:w="1899"/>
        <w:gridCol w:w="7116"/>
      </w:tblGrid>
      <w:tr w:rsidR="0A567925" w14:paraId="4110AC5D" w14:textId="77777777" w:rsidTr="0A567925">
        <w:tc>
          <w:tcPr>
            <w:tcW w:w="1899" w:type="dxa"/>
          </w:tcPr>
          <w:p w14:paraId="362799C8" w14:textId="4617FD02" w:rsidR="0A567925" w:rsidRDefault="0A567925" w:rsidP="0A567925">
            <w:pPr>
              <w:spacing w:line="256" w:lineRule="auto"/>
            </w:pPr>
            <w:r w:rsidRPr="0A567925">
              <w:rPr>
                <w:b/>
                <w:bCs/>
              </w:rPr>
              <w:t>NAME:</w:t>
            </w:r>
          </w:p>
          <w:p w14:paraId="597F29D5" w14:textId="76CFC061" w:rsidR="0A567925" w:rsidRDefault="0A567925" w:rsidP="0A567925">
            <w:pPr>
              <w:spacing w:line="256" w:lineRule="auto"/>
            </w:pPr>
          </w:p>
        </w:tc>
        <w:tc>
          <w:tcPr>
            <w:tcW w:w="7116" w:type="dxa"/>
          </w:tcPr>
          <w:p w14:paraId="22A25A9A" w14:textId="2B4DA75C" w:rsidR="0A567925" w:rsidRDefault="0A567925" w:rsidP="0A567925">
            <w:pPr>
              <w:spacing w:line="256" w:lineRule="auto"/>
            </w:pPr>
            <w:r w:rsidRPr="0A567925">
              <w:t>Adriana Mantilla-Pimiento</w:t>
            </w:r>
          </w:p>
        </w:tc>
      </w:tr>
      <w:tr w:rsidR="0A567925" w14:paraId="5874E2CF" w14:textId="77777777" w:rsidTr="0A567925">
        <w:tc>
          <w:tcPr>
            <w:tcW w:w="1899" w:type="dxa"/>
          </w:tcPr>
          <w:p w14:paraId="5A98FB56" w14:textId="43FDD36B" w:rsidR="0A567925" w:rsidRDefault="0A567925" w:rsidP="0A567925">
            <w:pPr>
              <w:spacing w:line="256" w:lineRule="auto"/>
            </w:pPr>
            <w:r w:rsidRPr="0A567925">
              <w:rPr>
                <w:b/>
                <w:bCs/>
              </w:rPr>
              <w:t>DEPARTMENT:</w:t>
            </w:r>
          </w:p>
          <w:p w14:paraId="619156E1" w14:textId="17C7B749" w:rsidR="0A567925" w:rsidRDefault="0A567925" w:rsidP="0A567925">
            <w:pPr>
              <w:spacing w:line="256" w:lineRule="auto"/>
            </w:pPr>
          </w:p>
        </w:tc>
        <w:tc>
          <w:tcPr>
            <w:tcW w:w="7116" w:type="dxa"/>
          </w:tcPr>
          <w:p w14:paraId="64C6BAB0" w14:textId="551E998C" w:rsidR="0A567925" w:rsidRDefault="0A567925" w:rsidP="0A567925">
            <w:pPr>
              <w:spacing w:line="256" w:lineRule="auto"/>
            </w:pPr>
            <w:r w:rsidRPr="0A567925">
              <w:t xml:space="preserve">Technical Department </w:t>
            </w:r>
          </w:p>
        </w:tc>
      </w:tr>
      <w:tr w:rsidR="0A567925" w14:paraId="79DD96C1" w14:textId="77777777" w:rsidTr="0A567925">
        <w:tc>
          <w:tcPr>
            <w:tcW w:w="1899" w:type="dxa"/>
          </w:tcPr>
          <w:p w14:paraId="7C431736" w14:textId="09B04A01" w:rsidR="0A567925" w:rsidRDefault="0A567925" w:rsidP="0A567925">
            <w:pPr>
              <w:spacing w:line="256" w:lineRule="auto"/>
            </w:pPr>
            <w:r w:rsidRPr="0A567925">
              <w:rPr>
                <w:b/>
                <w:bCs/>
              </w:rPr>
              <w:t>POSITION:</w:t>
            </w:r>
          </w:p>
          <w:p w14:paraId="740AB1F8" w14:textId="4A009DE0" w:rsidR="0A567925" w:rsidRDefault="0A567925" w:rsidP="0A567925">
            <w:pPr>
              <w:spacing w:line="256" w:lineRule="auto"/>
            </w:pPr>
          </w:p>
        </w:tc>
        <w:tc>
          <w:tcPr>
            <w:tcW w:w="7116" w:type="dxa"/>
          </w:tcPr>
          <w:p w14:paraId="550E4D75" w14:textId="5DFBC6D3" w:rsidR="0A567925" w:rsidRDefault="0A567925" w:rsidP="0A567925">
            <w:pPr>
              <w:spacing w:line="256" w:lineRule="auto"/>
            </w:pPr>
            <w:r w:rsidRPr="0A567925">
              <w:t>Senior Geophysical Advisor</w:t>
            </w:r>
          </w:p>
        </w:tc>
      </w:tr>
      <w:tr w:rsidR="0A567925" w14:paraId="635B1486" w14:textId="77777777" w:rsidTr="0A567925">
        <w:tc>
          <w:tcPr>
            <w:tcW w:w="1899" w:type="dxa"/>
          </w:tcPr>
          <w:p w14:paraId="083C7FC3" w14:textId="2A99E007" w:rsidR="0A567925" w:rsidRDefault="0A567925" w:rsidP="0A567925">
            <w:pPr>
              <w:spacing w:line="256" w:lineRule="auto"/>
            </w:pPr>
            <w:r w:rsidRPr="0A567925">
              <w:rPr>
                <w:b/>
                <w:bCs/>
              </w:rPr>
              <w:t>POSTAL ADDRESS:</w:t>
            </w:r>
          </w:p>
          <w:p w14:paraId="45436BD3" w14:textId="04D305CB" w:rsidR="0A567925" w:rsidRDefault="0A567925" w:rsidP="0A567925">
            <w:pPr>
              <w:spacing w:line="256" w:lineRule="auto"/>
            </w:pPr>
          </w:p>
        </w:tc>
        <w:tc>
          <w:tcPr>
            <w:tcW w:w="7116" w:type="dxa"/>
          </w:tcPr>
          <w:p w14:paraId="539783EA" w14:textId="7A909902" w:rsidR="0A567925" w:rsidRDefault="0A567925" w:rsidP="0A567925">
            <w:pPr>
              <w:spacing w:line="256" w:lineRule="auto"/>
            </w:pPr>
            <w:proofErr w:type="spellStart"/>
            <w:r w:rsidRPr="0A567925">
              <w:t>Avda</w:t>
            </w:r>
            <w:proofErr w:type="spellEnd"/>
            <w:r w:rsidRPr="0A567925">
              <w:t xml:space="preserve">, </w:t>
            </w:r>
            <w:proofErr w:type="spellStart"/>
            <w:r w:rsidRPr="0A567925">
              <w:t>Partenon</w:t>
            </w:r>
            <w:proofErr w:type="spellEnd"/>
            <w:r w:rsidRPr="0A567925">
              <w:t xml:space="preserve"> 10, 2</w:t>
            </w:r>
            <w:r w:rsidRPr="0A567925">
              <w:rPr>
                <w:vertAlign w:val="superscript"/>
              </w:rPr>
              <w:t>nd</w:t>
            </w:r>
            <w:r w:rsidRPr="0A567925">
              <w:t xml:space="preserve"> floor, 28042, Madrid, Spain.</w:t>
            </w:r>
          </w:p>
        </w:tc>
      </w:tr>
      <w:tr w:rsidR="0A567925" w14:paraId="6687AEF8" w14:textId="77777777" w:rsidTr="0A567925">
        <w:tc>
          <w:tcPr>
            <w:tcW w:w="1899" w:type="dxa"/>
          </w:tcPr>
          <w:p w14:paraId="0EFD9C57" w14:textId="583AE34F" w:rsidR="0A567925" w:rsidRDefault="0A567925" w:rsidP="0A567925">
            <w:pPr>
              <w:spacing w:line="256" w:lineRule="auto"/>
            </w:pPr>
            <w:r w:rsidRPr="0A567925">
              <w:rPr>
                <w:b/>
                <w:bCs/>
              </w:rPr>
              <w:t>PHONE:</w:t>
            </w:r>
          </w:p>
          <w:p w14:paraId="03BA1567" w14:textId="17ADB8D0" w:rsidR="0A567925" w:rsidRDefault="0A567925" w:rsidP="0A567925">
            <w:pPr>
              <w:spacing w:line="256" w:lineRule="auto"/>
            </w:pPr>
          </w:p>
        </w:tc>
        <w:tc>
          <w:tcPr>
            <w:tcW w:w="7116" w:type="dxa"/>
          </w:tcPr>
          <w:p w14:paraId="0DFAD8A9" w14:textId="383DE9CB" w:rsidR="0A567925" w:rsidRDefault="0A567925" w:rsidP="0A567925">
            <w:pPr>
              <w:spacing w:line="256" w:lineRule="auto"/>
            </w:pPr>
            <w:r w:rsidRPr="0A567925">
              <w:t>+34912308191</w:t>
            </w:r>
          </w:p>
          <w:p w14:paraId="5EC83B45" w14:textId="57F7BA0C" w:rsidR="0A567925" w:rsidRDefault="0A567925" w:rsidP="0A567925">
            <w:pPr>
              <w:spacing w:line="256" w:lineRule="auto"/>
            </w:pPr>
            <w:r w:rsidRPr="0A567925">
              <w:t>+34616524309</w:t>
            </w:r>
          </w:p>
        </w:tc>
      </w:tr>
      <w:tr w:rsidR="0A567925" w14:paraId="3F54BE75" w14:textId="77777777" w:rsidTr="0A567925">
        <w:tc>
          <w:tcPr>
            <w:tcW w:w="1899" w:type="dxa"/>
          </w:tcPr>
          <w:p w14:paraId="4DC9FD4F" w14:textId="51CD8414" w:rsidR="0A567925" w:rsidRDefault="0A567925" w:rsidP="0A567925">
            <w:pPr>
              <w:spacing w:line="256" w:lineRule="auto"/>
            </w:pPr>
            <w:r w:rsidRPr="0A567925">
              <w:rPr>
                <w:b/>
                <w:bCs/>
              </w:rPr>
              <w:t>EMAIL:</w:t>
            </w:r>
          </w:p>
          <w:p w14:paraId="007CAC2B" w14:textId="1E6A4EDE" w:rsidR="0A567925" w:rsidRDefault="0A567925" w:rsidP="0A567925">
            <w:pPr>
              <w:spacing w:line="256" w:lineRule="auto"/>
            </w:pPr>
          </w:p>
        </w:tc>
        <w:tc>
          <w:tcPr>
            <w:tcW w:w="7116" w:type="dxa"/>
          </w:tcPr>
          <w:p w14:paraId="2C6290C8" w14:textId="6BC7C528" w:rsidR="0A567925" w:rsidRDefault="00000000" w:rsidP="0A567925">
            <w:pPr>
              <w:spacing w:line="256" w:lineRule="auto"/>
            </w:pPr>
            <w:hyperlink r:id="rId6">
              <w:r w:rsidR="0A567925" w:rsidRPr="0A567925">
                <w:rPr>
                  <w:rStyle w:val="Hyperlink"/>
                </w:rPr>
                <w:t>adriana.mantilla@xcaliburmp.com</w:t>
              </w:r>
            </w:hyperlink>
          </w:p>
        </w:tc>
      </w:tr>
    </w:tbl>
    <w:p w14:paraId="492D9F83" w14:textId="4C12525A" w:rsidR="00DD26AE" w:rsidRDefault="00DD26AE" w:rsidP="0A567925">
      <w:pPr>
        <w:spacing w:line="256" w:lineRule="auto"/>
        <w:rPr>
          <w:rFonts w:ascii="Calibri" w:eastAsia="Calibri" w:hAnsi="Calibri" w:cs="Calibri"/>
          <w:color w:val="000000" w:themeColor="text1"/>
        </w:rPr>
      </w:pPr>
    </w:p>
    <w:p w14:paraId="1D7A36C5" w14:textId="4F0E5237" w:rsidR="00DD26AE" w:rsidRDefault="27D26E76" w:rsidP="0A567925">
      <w:pPr>
        <w:spacing w:after="0" w:line="257" w:lineRule="auto"/>
        <w:rPr>
          <w:rFonts w:ascii="Calibri" w:eastAsia="Calibri" w:hAnsi="Calibri" w:cs="Calibri"/>
          <w:color w:val="000000" w:themeColor="text1"/>
        </w:rPr>
      </w:pPr>
      <w:r w:rsidRPr="0A567925">
        <w:rPr>
          <w:rFonts w:ascii="Calibri" w:eastAsia="Calibri" w:hAnsi="Calibri" w:cs="Calibri"/>
          <w:color w:val="000000" w:themeColor="text1"/>
        </w:rPr>
        <w:t>Details of Internship:</w:t>
      </w:r>
    </w:p>
    <w:tbl>
      <w:tblPr>
        <w:tblStyle w:val="TableGrid"/>
        <w:tblW w:w="0" w:type="auto"/>
        <w:tblLayout w:type="fixed"/>
        <w:tblLook w:val="04A0" w:firstRow="1" w:lastRow="0" w:firstColumn="1" w:lastColumn="0" w:noHBand="0" w:noVBand="1"/>
      </w:tblPr>
      <w:tblGrid>
        <w:gridCol w:w="2323"/>
        <w:gridCol w:w="2192"/>
        <w:gridCol w:w="2250"/>
        <w:gridCol w:w="2250"/>
      </w:tblGrid>
      <w:tr w:rsidR="0A567925" w14:paraId="19A2FAD9" w14:textId="77777777" w:rsidTr="0A567925">
        <w:tc>
          <w:tcPr>
            <w:tcW w:w="2323" w:type="dxa"/>
          </w:tcPr>
          <w:p w14:paraId="35EB9333" w14:textId="64F569D6" w:rsidR="0A567925" w:rsidRDefault="0A567925" w:rsidP="0A567925">
            <w:pPr>
              <w:spacing w:line="256" w:lineRule="auto"/>
            </w:pPr>
            <w:r w:rsidRPr="0A567925">
              <w:rPr>
                <w:b/>
                <w:bCs/>
              </w:rPr>
              <w:t>EXPECTED START DATE:</w:t>
            </w:r>
          </w:p>
        </w:tc>
        <w:tc>
          <w:tcPr>
            <w:tcW w:w="2192" w:type="dxa"/>
          </w:tcPr>
          <w:p w14:paraId="20312709" w14:textId="5C519866" w:rsidR="0A567925" w:rsidRDefault="0A567925" w:rsidP="0A567925">
            <w:pPr>
              <w:spacing w:line="256" w:lineRule="auto"/>
            </w:pPr>
            <w:r w:rsidRPr="0A567925">
              <w:t>23</w:t>
            </w:r>
            <w:r w:rsidRPr="0A567925">
              <w:rPr>
                <w:vertAlign w:val="superscript"/>
              </w:rPr>
              <w:t>rd</w:t>
            </w:r>
            <w:r w:rsidRPr="0A567925">
              <w:t xml:space="preserve"> MAY 2022</w:t>
            </w:r>
          </w:p>
        </w:tc>
        <w:tc>
          <w:tcPr>
            <w:tcW w:w="2250" w:type="dxa"/>
          </w:tcPr>
          <w:p w14:paraId="2821DBFF" w14:textId="3849480E" w:rsidR="0A567925" w:rsidRDefault="0A567925" w:rsidP="0A567925">
            <w:pPr>
              <w:spacing w:line="256" w:lineRule="auto"/>
            </w:pPr>
            <w:r w:rsidRPr="0A567925">
              <w:rPr>
                <w:b/>
                <w:bCs/>
              </w:rPr>
              <w:t>EXPECTED DURATION:</w:t>
            </w:r>
          </w:p>
        </w:tc>
        <w:tc>
          <w:tcPr>
            <w:tcW w:w="2250" w:type="dxa"/>
          </w:tcPr>
          <w:p w14:paraId="12591377" w14:textId="1A534A2A" w:rsidR="0A567925" w:rsidRDefault="0A567925" w:rsidP="0A567925">
            <w:pPr>
              <w:spacing w:line="256" w:lineRule="auto"/>
            </w:pPr>
            <w:r w:rsidRPr="0A567925">
              <w:t>2 Months</w:t>
            </w:r>
          </w:p>
        </w:tc>
      </w:tr>
    </w:tbl>
    <w:p w14:paraId="7737B0DE" w14:textId="05AC2620" w:rsidR="00DD26AE" w:rsidRDefault="00DD26AE" w:rsidP="0A567925">
      <w:pPr>
        <w:spacing w:line="256" w:lineRule="auto"/>
        <w:rPr>
          <w:rFonts w:ascii="Calibri" w:eastAsia="Calibri" w:hAnsi="Calibri" w:cs="Calibri"/>
          <w:color w:val="000000" w:themeColor="text1"/>
        </w:rPr>
      </w:pPr>
    </w:p>
    <w:p w14:paraId="1DECB89D" w14:textId="0AD589EC"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You should attach an explanation of your objectives and of your expected duties and tasks. This should be drawn up in discussion with your supervisor in the host institution. It should be one to two pages in length and forms the most important part of the approval process.   You should also attach a letter or an e-mail from the supervisor of the institution offering the internship confirming the offer.</w:t>
      </w:r>
    </w:p>
    <w:p w14:paraId="39A97222" w14:textId="0F2C612A"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b/>
          <w:bCs/>
          <w:color w:val="000000" w:themeColor="text1"/>
        </w:rPr>
        <w:t>Internship Objectives</w:t>
      </w:r>
    </w:p>
    <w:p w14:paraId="37F27F13" w14:textId="2A130395"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lastRenderedPageBreak/>
        <w:t>Learn to build a GIS data base integrating geological and geophysical maps.</w:t>
      </w:r>
    </w:p>
    <w:p w14:paraId="4037192D" w14:textId="133284E2"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Learn the basis of the geological interpretation and mapping of radiometric and magnetic data, using </w:t>
      </w:r>
      <w:proofErr w:type="spellStart"/>
      <w:r w:rsidRPr="0A567925">
        <w:rPr>
          <w:rFonts w:ascii="Calibri" w:eastAsia="Calibri" w:hAnsi="Calibri" w:cs="Calibri"/>
          <w:color w:val="000000" w:themeColor="text1"/>
        </w:rPr>
        <w:t>specialized</w:t>
      </w:r>
      <w:proofErr w:type="spellEnd"/>
      <w:r w:rsidRPr="0A567925">
        <w:rPr>
          <w:rFonts w:ascii="Calibri" w:eastAsia="Calibri" w:hAnsi="Calibri" w:cs="Calibri"/>
          <w:color w:val="000000" w:themeColor="text1"/>
        </w:rPr>
        <w:t xml:space="preserve"> software.   </w:t>
      </w:r>
    </w:p>
    <w:p w14:paraId="275631D8" w14:textId="7BDD7089"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Learn how new and environment-friendly technologies (aircraft) are used to acquire geophysical data</w:t>
      </w:r>
    </w:p>
    <w:p w14:paraId="0222E46C" w14:textId="6C369450"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Develop and strength geosciences software and technical report writing skills.</w:t>
      </w:r>
    </w:p>
    <w:p w14:paraId="252A2E41" w14:textId="405F9B11"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 </w:t>
      </w:r>
    </w:p>
    <w:p w14:paraId="7FFB85D8" w14:textId="043B6EF6"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b/>
          <w:bCs/>
          <w:color w:val="000000" w:themeColor="text1"/>
        </w:rPr>
        <w:t>Duties &amp; Tasks</w:t>
      </w:r>
    </w:p>
    <w:p w14:paraId="6232C511" w14:textId="5779D0DB"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Support the project staff on the data compilation at the NGSA remotely and onsite.</w:t>
      </w:r>
    </w:p>
    <w:p w14:paraId="0F188DE6" w14:textId="134D9D24"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Participate and contribute on the discussion related to the geological interpretation of the geophysical maps and sustainable future mining of the study area</w:t>
      </w:r>
    </w:p>
    <w:p w14:paraId="20B103E5" w14:textId="4FE5EDCD"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Participate in meetings with the technical staff and prepare summary notes.</w:t>
      </w:r>
    </w:p>
    <w:p w14:paraId="2664364F" w14:textId="1BA6E48B"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Support the technical reports preparation</w:t>
      </w:r>
    </w:p>
    <w:p w14:paraId="367BAF42" w14:textId="0328D050" w:rsidR="00DD26AE" w:rsidRDefault="00DD26AE" w:rsidP="0A567925">
      <w:pPr>
        <w:spacing w:line="256" w:lineRule="auto"/>
        <w:rPr>
          <w:rFonts w:ascii="Calibri" w:eastAsia="Calibri" w:hAnsi="Calibri" w:cs="Calibri"/>
          <w:color w:val="000000" w:themeColor="text1"/>
        </w:rPr>
      </w:pPr>
    </w:p>
    <w:p w14:paraId="0B6F2528" w14:textId="2C1502E5"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Number of CEPMLP credits:   </w:t>
      </w:r>
      <w:r w:rsidR="00DD26AE">
        <w:tab/>
      </w:r>
      <w:r w:rsidR="00DD26AE">
        <w:tab/>
      </w:r>
      <w:r w:rsidRPr="0A567925">
        <w:rPr>
          <w:rFonts w:ascii="Calibri" w:eastAsia="Calibri" w:hAnsi="Calibri" w:cs="Calibri"/>
          <w:color w:val="000000" w:themeColor="text1"/>
        </w:rPr>
        <w:t xml:space="preserve">20     </w:t>
      </w:r>
      <w:r w:rsidR="00DD26AE">
        <w:tab/>
      </w:r>
      <w:r w:rsidR="00DD26AE">
        <w:tab/>
      </w:r>
      <w:r w:rsidRPr="0A567925">
        <w:rPr>
          <w:rFonts w:ascii="Calibri" w:eastAsia="Calibri" w:hAnsi="Calibri" w:cs="Calibri"/>
          <w:color w:val="000000" w:themeColor="text1"/>
        </w:rPr>
        <w:t xml:space="preserve">40   </w:t>
      </w:r>
      <w:r w:rsidR="00DD26AE">
        <w:tab/>
      </w:r>
      <w:r w:rsidR="00DD26AE">
        <w:tab/>
      </w:r>
      <w:r w:rsidRPr="0A567925">
        <w:rPr>
          <w:rFonts w:ascii="Calibri" w:eastAsia="Calibri" w:hAnsi="Calibri" w:cs="Calibri"/>
          <w:color w:val="000000" w:themeColor="text1"/>
        </w:rPr>
        <w:t>(circle the appropriate one)</w:t>
      </w:r>
    </w:p>
    <w:p w14:paraId="7093CC79" w14:textId="12C8D690" w:rsidR="00DD26AE" w:rsidRDefault="27D26E76" w:rsidP="0A567925">
      <w:pPr>
        <w:pStyle w:val="Heading3"/>
        <w:spacing w:before="360" w:after="60" w:line="240" w:lineRule="auto"/>
        <w:jc w:val="both"/>
        <w:rPr>
          <w:rFonts w:ascii="Calibri" w:eastAsia="Calibri" w:hAnsi="Calibri" w:cs="Calibri"/>
          <w:b/>
          <w:bCs/>
          <w:color w:val="000000" w:themeColor="text1"/>
          <w:sz w:val="22"/>
          <w:szCs w:val="22"/>
        </w:rPr>
      </w:pPr>
      <w:r w:rsidRPr="0A567925">
        <w:rPr>
          <w:rFonts w:ascii="Calibri" w:eastAsia="Calibri" w:hAnsi="Calibri" w:cs="Calibri"/>
          <w:b/>
          <w:bCs/>
          <w:color w:val="000000" w:themeColor="text1"/>
          <w:sz w:val="22"/>
          <w:szCs w:val="22"/>
          <w:lang w:val="en-AU"/>
        </w:rPr>
        <w:t>Information Relating to Health, Safety and Welfare</w:t>
      </w:r>
    </w:p>
    <w:p w14:paraId="28A6F7BB" w14:textId="0577E2A8"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Please will you answer the following questions. This will allow both you and staff at CEPMLP to judge the risks that you may face when undertaking your internship.</w:t>
      </w:r>
    </w:p>
    <w:p w14:paraId="67DCE094" w14:textId="34852974" w:rsidR="00DD26AE" w:rsidRDefault="00DD26AE" w:rsidP="0A567925">
      <w:pPr>
        <w:spacing w:line="256" w:lineRule="auto"/>
        <w:rPr>
          <w:rFonts w:ascii="Calibri" w:eastAsia="Calibri" w:hAnsi="Calibri" w:cs="Calibri"/>
          <w:color w:val="000000" w:themeColor="text1"/>
        </w:rPr>
      </w:pPr>
    </w:p>
    <w:p w14:paraId="5C046DEA" w14:textId="132608D1" w:rsidR="00DD26AE" w:rsidRDefault="27D26E76" w:rsidP="0A567925">
      <w:pPr>
        <w:pStyle w:val="ListParagraph"/>
        <w:numPr>
          <w:ilvl w:val="0"/>
          <w:numId w:val="8"/>
        </w:numPr>
        <w:spacing w:line="256" w:lineRule="auto"/>
        <w:ind w:hanging="720"/>
        <w:rPr>
          <w:rFonts w:ascii="Calibri" w:eastAsia="Calibri" w:hAnsi="Calibri" w:cs="Calibri"/>
          <w:color w:val="000000" w:themeColor="text1"/>
        </w:rPr>
      </w:pPr>
      <w:r w:rsidRPr="0A567925">
        <w:rPr>
          <w:rFonts w:ascii="Calibri" w:eastAsia="Calibri" w:hAnsi="Calibri" w:cs="Calibri"/>
          <w:color w:val="000000" w:themeColor="text1"/>
        </w:rPr>
        <w:t>Have you visited the country of your internship before?</w:t>
      </w:r>
    </w:p>
    <w:p w14:paraId="6ACFBB5A" w14:textId="5D344F9B" w:rsidR="00DD26AE" w:rsidRDefault="27D26E76" w:rsidP="0A567925">
      <w:pPr>
        <w:spacing w:line="256" w:lineRule="auto"/>
        <w:jc w:val="center"/>
        <w:rPr>
          <w:rFonts w:ascii="Calibri" w:eastAsia="Calibri" w:hAnsi="Calibri" w:cs="Calibri"/>
          <w:color w:val="000000" w:themeColor="text1"/>
        </w:rPr>
      </w:pPr>
      <w:r w:rsidRPr="0A567925">
        <w:rPr>
          <w:rFonts w:ascii="Calibri" w:eastAsia="Calibri" w:hAnsi="Calibri" w:cs="Calibri"/>
          <w:color w:val="000000" w:themeColor="text1"/>
          <w:highlight w:val="cyan"/>
          <w:u w:val="single"/>
        </w:rPr>
        <w:t>Yes</w:t>
      </w:r>
      <w:r w:rsidR="00DD26AE">
        <w:tab/>
      </w:r>
      <w:r w:rsidR="00DD26AE">
        <w:tab/>
      </w:r>
      <w:r w:rsidRPr="0A567925">
        <w:rPr>
          <w:rFonts w:ascii="Calibri" w:eastAsia="Calibri" w:hAnsi="Calibri" w:cs="Calibri"/>
          <w:color w:val="000000" w:themeColor="text1"/>
          <w:highlight w:val="cyan"/>
          <w:u w:val="single"/>
        </w:rPr>
        <w:t>No</w:t>
      </w:r>
    </w:p>
    <w:p w14:paraId="387702DC" w14:textId="5D61548E" w:rsidR="00DD26AE" w:rsidRDefault="27D26E76" w:rsidP="0A567925">
      <w:pPr>
        <w:spacing w:line="256" w:lineRule="auto"/>
        <w:ind w:firstLine="720"/>
        <w:rPr>
          <w:rFonts w:ascii="Calibri" w:eastAsia="Calibri" w:hAnsi="Calibri" w:cs="Calibri"/>
          <w:color w:val="000000" w:themeColor="text1"/>
        </w:rPr>
      </w:pPr>
      <w:r w:rsidRPr="0A567925">
        <w:rPr>
          <w:rFonts w:ascii="Calibri" w:eastAsia="Calibri" w:hAnsi="Calibri" w:cs="Calibri"/>
          <w:color w:val="000000" w:themeColor="text1"/>
        </w:rPr>
        <w:t>If yes, please explain when and under what circumstances.</w:t>
      </w:r>
    </w:p>
    <w:p w14:paraId="66FC7981" w14:textId="7A2E5569" w:rsidR="00DD26AE" w:rsidRDefault="27D26E76" w:rsidP="0A567925">
      <w:pPr>
        <w:spacing w:line="256" w:lineRule="auto"/>
        <w:ind w:firstLine="720"/>
        <w:rPr>
          <w:rFonts w:ascii="Calibri" w:eastAsia="Calibri" w:hAnsi="Calibri" w:cs="Calibri"/>
          <w:color w:val="000000" w:themeColor="text1"/>
        </w:rPr>
      </w:pPr>
      <w:r w:rsidRPr="0A567925">
        <w:rPr>
          <w:rFonts w:ascii="Calibri" w:eastAsia="Calibri" w:hAnsi="Calibri" w:cs="Calibri"/>
          <w:color w:val="000000" w:themeColor="text1"/>
        </w:rPr>
        <w:t>The internship will take place online and in my home country.</w:t>
      </w:r>
    </w:p>
    <w:p w14:paraId="7D4D9911" w14:textId="1C680C3C" w:rsidR="00DD26AE" w:rsidRDefault="00DD26AE" w:rsidP="0A567925">
      <w:pPr>
        <w:spacing w:line="256" w:lineRule="auto"/>
        <w:rPr>
          <w:rFonts w:ascii="Calibri" w:eastAsia="Calibri" w:hAnsi="Calibri" w:cs="Calibri"/>
          <w:color w:val="000000" w:themeColor="text1"/>
        </w:rPr>
      </w:pPr>
    </w:p>
    <w:p w14:paraId="31224DD1" w14:textId="1C13EB41" w:rsidR="00DD26AE" w:rsidRDefault="27D26E76" w:rsidP="0A567925">
      <w:pPr>
        <w:spacing w:line="256" w:lineRule="auto"/>
        <w:ind w:left="720"/>
        <w:rPr>
          <w:rFonts w:ascii="Calibri" w:eastAsia="Calibri" w:hAnsi="Calibri" w:cs="Calibri"/>
          <w:color w:val="000000" w:themeColor="text1"/>
        </w:rPr>
      </w:pPr>
      <w:r w:rsidRPr="0A567925">
        <w:rPr>
          <w:rFonts w:ascii="Calibri" w:eastAsia="Calibri" w:hAnsi="Calibri" w:cs="Calibri"/>
          <w:color w:val="000000" w:themeColor="text1"/>
        </w:rPr>
        <w:t>If no, please explain what steps you have taken to familiarise yourself with the country and the challenges and risks you may face working and living there</w:t>
      </w:r>
    </w:p>
    <w:p w14:paraId="7C4F6202" w14:textId="58358408" w:rsidR="00DD26AE" w:rsidRDefault="00DD26AE" w:rsidP="0A567925">
      <w:pPr>
        <w:spacing w:line="256" w:lineRule="auto"/>
        <w:rPr>
          <w:rFonts w:ascii="Calibri" w:eastAsia="Calibri" w:hAnsi="Calibri" w:cs="Calibri"/>
          <w:color w:val="000000" w:themeColor="text1"/>
        </w:rPr>
      </w:pPr>
    </w:p>
    <w:p w14:paraId="5EB5FFF0" w14:textId="09FC622E" w:rsidR="00DD26AE" w:rsidRDefault="27D26E76" w:rsidP="0A567925">
      <w:pPr>
        <w:pStyle w:val="ListParagraph"/>
        <w:numPr>
          <w:ilvl w:val="0"/>
          <w:numId w:val="8"/>
        </w:numPr>
        <w:spacing w:line="256" w:lineRule="auto"/>
        <w:ind w:hanging="720"/>
        <w:rPr>
          <w:rFonts w:ascii="Calibri" w:eastAsia="Calibri" w:hAnsi="Calibri" w:cs="Calibri"/>
          <w:color w:val="000000" w:themeColor="text1"/>
        </w:rPr>
      </w:pPr>
      <w:r w:rsidRPr="0A567925">
        <w:rPr>
          <w:rFonts w:ascii="Calibri" w:eastAsia="Calibri" w:hAnsi="Calibri" w:cs="Calibri"/>
          <w:color w:val="000000" w:themeColor="text1"/>
        </w:rPr>
        <w:t>Have you visited the city/town of your internship before?</w:t>
      </w:r>
    </w:p>
    <w:p w14:paraId="561EB97D" w14:textId="668F315A" w:rsidR="00DD26AE" w:rsidRDefault="27D26E76" w:rsidP="0A567925">
      <w:pPr>
        <w:spacing w:line="256" w:lineRule="auto"/>
        <w:jc w:val="center"/>
        <w:rPr>
          <w:rFonts w:ascii="Calibri" w:eastAsia="Calibri" w:hAnsi="Calibri" w:cs="Calibri"/>
          <w:color w:val="000000" w:themeColor="text1"/>
        </w:rPr>
      </w:pPr>
      <w:r w:rsidRPr="0A567925">
        <w:rPr>
          <w:rFonts w:ascii="Calibri" w:eastAsia="Calibri" w:hAnsi="Calibri" w:cs="Calibri"/>
          <w:color w:val="000000" w:themeColor="text1"/>
          <w:highlight w:val="cyan"/>
          <w:u w:val="single"/>
        </w:rPr>
        <w:t>Yes</w:t>
      </w:r>
      <w:r w:rsidR="00DD26AE">
        <w:tab/>
      </w:r>
      <w:r w:rsidR="00DD26AE">
        <w:tab/>
      </w:r>
      <w:r w:rsidRPr="0A567925">
        <w:rPr>
          <w:rFonts w:ascii="Calibri" w:eastAsia="Calibri" w:hAnsi="Calibri" w:cs="Calibri"/>
          <w:color w:val="000000" w:themeColor="text1"/>
          <w:highlight w:val="cyan"/>
          <w:u w:val="single"/>
        </w:rPr>
        <w:t>No</w:t>
      </w:r>
    </w:p>
    <w:p w14:paraId="10D3C356" w14:textId="27A19BEB" w:rsidR="00DD26AE" w:rsidRDefault="27D26E76" w:rsidP="0A567925">
      <w:pPr>
        <w:spacing w:line="256" w:lineRule="auto"/>
        <w:ind w:firstLine="720"/>
        <w:rPr>
          <w:rFonts w:ascii="Calibri" w:eastAsia="Calibri" w:hAnsi="Calibri" w:cs="Calibri"/>
          <w:color w:val="000000" w:themeColor="text1"/>
        </w:rPr>
      </w:pPr>
      <w:r w:rsidRPr="0A567925">
        <w:rPr>
          <w:rFonts w:ascii="Calibri" w:eastAsia="Calibri" w:hAnsi="Calibri" w:cs="Calibri"/>
          <w:color w:val="000000" w:themeColor="text1"/>
        </w:rPr>
        <w:t>If yes, please explain when and under what circumstances</w:t>
      </w:r>
    </w:p>
    <w:p w14:paraId="6C407C2D" w14:textId="4C8B2ADB" w:rsidR="00DD26AE" w:rsidRDefault="27D26E76" w:rsidP="0A567925">
      <w:pPr>
        <w:pStyle w:val="ListParagraph"/>
        <w:numPr>
          <w:ilvl w:val="0"/>
          <w:numId w:val="7"/>
        </w:numPr>
        <w:spacing w:line="256" w:lineRule="auto"/>
        <w:rPr>
          <w:rFonts w:ascii="Verdana" w:eastAsia="Verdana" w:hAnsi="Verdana" w:cs="Verdana"/>
          <w:color w:val="000000" w:themeColor="text1"/>
        </w:rPr>
      </w:pPr>
      <w:r w:rsidRPr="0A567925">
        <w:rPr>
          <w:rFonts w:ascii="Verdana" w:eastAsia="Verdana" w:hAnsi="Verdana" w:cs="Verdana"/>
          <w:color w:val="000000" w:themeColor="text1"/>
        </w:rPr>
        <w:t>Official visit with family</w:t>
      </w:r>
    </w:p>
    <w:p w14:paraId="296D9287" w14:textId="405E075F" w:rsidR="00DD26AE" w:rsidRDefault="00DD26AE" w:rsidP="0A567925">
      <w:pPr>
        <w:spacing w:line="256" w:lineRule="auto"/>
        <w:rPr>
          <w:rFonts w:ascii="Calibri" w:eastAsia="Calibri" w:hAnsi="Calibri" w:cs="Calibri"/>
          <w:color w:val="000000" w:themeColor="text1"/>
        </w:rPr>
      </w:pPr>
    </w:p>
    <w:p w14:paraId="1717B2F4" w14:textId="44BDE261" w:rsidR="00DD26AE" w:rsidRDefault="27D26E76" w:rsidP="0A567925">
      <w:pPr>
        <w:spacing w:line="256" w:lineRule="auto"/>
        <w:ind w:left="720"/>
        <w:rPr>
          <w:rFonts w:ascii="Calibri" w:eastAsia="Calibri" w:hAnsi="Calibri" w:cs="Calibri"/>
          <w:color w:val="000000" w:themeColor="text1"/>
        </w:rPr>
      </w:pPr>
      <w:r w:rsidRPr="0A567925">
        <w:rPr>
          <w:rFonts w:ascii="Calibri" w:eastAsia="Calibri" w:hAnsi="Calibri" w:cs="Calibri"/>
          <w:color w:val="000000" w:themeColor="text1"/>
        </w:rPr>
        <w:lastRenderedPageBreak/>
        <w:t>If no, please explain what steps you have taken to familiarise yourself with the city town and the challenges and risks you may face working and living there</w:t>
      </w:r>
    </w:p>
    <w:p w14:paraId="43DFB628" w14:textId="2A58AF84" w:rsidR="00DD26AE" w:rsidRDefault="00DD26AE" w:rsidP="0A567925">
      <w:pPr>
        <w:spacing w:after="0" w:line="257" w:lineRule="auto"/>
        <w:rPr>
          <w:rFonts w:ascii="Calibri" w:eastAsia="Calibri" w:hAnsi="Calibri" w:cs="Calibri"/>
          <w:color w:val="000000" w:themeColor="text1"/>
        </w:rPr>
      </w:pPr>
    </w:p>
    <w:p w14:paraId="119D9F2E" w14:textId="1472C92D" w:rsidR="00DD26AE" w:rsidRDefault="00DD26AE" w:rsidP="0A567925">
      <w:pPr>
        <w:spacing w:line="256" w:lineRule="auto"/>
        <w:rPr>
          <w:rFonts w:ascii="Calibri" w:eastAsia="Calibri" w:hAnsi="Calibri" w:cs="Calibri"/>
          <w:color w:val="000000" w:themeColor="text1"/>
        </w:rPr>
      </w:pPr>
    </w:p>
    <w:p w14:paraId="2480834E" w14:textId="7CF130E7" w:rsidR="00DD26AE" w:rsidRDefault="27D26E76" w:rsidP="0A567925">
      <w:pPr>
        <w:pStyle w:val="ListParagraph"/>
        <w:numPr>
          <w:ilvl w:val="0"/>
          <w:numId w:val="8"/>
        </w:numPr>
        <w:spacing w:line="256" w:lineRule="auto"/>
        <w:ind w:hanging="720"/>
        <w:rPr>
          <w:rFonts w:ascii="Calibri" w:eastAsia="Calibri" w:hAnsi="Calibri" w:cs="Calibri"/>
          <w:color w:val="000000" w:themeColor="text1"/>
        </w:rPr>
      </w:pPr>
      <w:r w:rsidRPr="0A567925">
        <w:rPr>
          <w:rFonts w:ascii="Calibri" w:eastAsia="Calibri" w:hAnsi="Calibri" w:cs="Calibri"/>
          <w:color w:val="000000" w:themeColor="text1"/>
        </w:rPr>
        <w:t>If your internship is taking place outside the UK or your home country, have you arranged personal insurance?</w:t>
      </w:r>
    </w:p>
    <w:p w14:paraId="561F523B" w14:textId="2DBA2817" w:rsidR="00DD26AE" w:rsidRDefault="27D26E76" w:rsidP="0A567925">
      <w:pPr>
        <w:spacing w:line="256" w:lineRule="auto"/>
        <w:jc w:val="center"/>
        <w:rPr>
          <w:rFonts w:ascii="Calibri" w:eastAsia="Calibri" w:hAnsi="Calibri" w:cs="Calibri"/>
          <w:color w:val="000000" w:themeColor="text1"/>
        </w:rPr>
      </w:pPr>
      <w:r w:rsidRPr="0A567925">
        <w:rPr>
          <w:rFonts w:ascii="Calibri" w:eastAsia="Calibri" w:hAnsi="Calibri" w:cs="Calibri"/>
          <w:color w:val="000000" w:themeColor="text1"/>
        </w:rPr>
        <w:t>Yes                     No</w:t>
      </w:r>
      <w:r w:rsidR="00DD26AE">
        <w:tab/>
      </w:r>
      <w:r w:rsidR="00DD26AE">
        <w:tab/>
      </w:r>
      <w:r w:rsidR="00DD26AE">
        <w:tab/>
      </w:r>
      <w:r w:rsidRPr="0A567925">
        <w:rPr>
          <w:rFonts w:ascii="Calibri" w:eastAsia="Calibri" w:hAnsi="Calibri" w:cs="Calibri"/>
          <w:color w:val="000000" w:themeColor="text1"/>
        </w:rPr>
        <w:t>Not applicable</w:t>
      </w:r>
    </w:p>
    <w:p w14:paraId="09B02BA4" w14:textId="4C4FCC41" w:rsidR="00DD26AE" w:rsidRDefault="00DD26AE" w:rsidP="0A567925">
      <w:pPr>
        <w:spacing w:line="256" w:lineRule="auto"/>
        <w:rPr>
          <w:rFonts w:ascii="Calibri" w:eastAsia="Calibri" w:hAnsi="Calibri" w:cs="Calibri"/>
          <w:color w:val="000000" w:themeColor="text1"/>
        </w:rPr>
      </w:pPr>
    </w:p>
    <w:p w14:paraId="328125CE" w14:textId="4DE33CB3" w:rsidR="00DD26AE" w:rsidRDefault="27D26E76" w:rsidP="0A567925">
      <w:pPr>
        <w:pStyle w:val="ListParagraph"/>
        <w:numPr>
          <w:ilvl w:val="0"/>
          <w:numId w:val="8"/>
        </w:numPr>
        <w:spacing w:line="256" w:lineRule="auto"/>
        <w:ind w:hanging="720"/>
        <w:rPr>
          <w:rFonts w:ascii="Calibri" w:eastAsia="Calibri" w:hAnsi="Calibri" w:cs="Calibri"/>
          <w:color w:val="000000" w:themeColor="text1"/>
        </w:rPr>
      </w:pPr>
      <w:r w:rsidRPr="0A567925">
        <w:rPr>
          <w:rFonts w:ascii="Calibri" w:eastAsia="Calibri" w:hAnsi="Calibri" w:cs="Calibri"/>
          <w:color w:val="000000" w:themeColor="text1"/>
        </w:rPr>
        <w:t>If you have any special needs or disabilities, have you informed the host institution?</w:t>
      </w:r>
    </w:p>
    <w:p w14:paraId="43D1C9D3" w14:textId="51ADF003" w:rsidR="00DD26AE" w:rsidRDefault="27D26E76" w:rsidP="0A567925">
      <w:pPr>
        <w:spacing w:line="256" w:lineRule="auto"/>
        <w:jc w:val="center"/>
        <w:rPr>
          <w:rFonts w:ascii="Calibri" w:eastAsia="Calibri" w:hAnsi="Calibri" w:cs="Calibri"/>
          <w:color w:val="000000" w:themeColor="text1"/>
        </w:rPr>
      </w:pPr>
      <w:r w:rsidRPr="0A567925">
        <w:rPr>
          <w:rFonts w:ascii="Calibri" w:eastAsia="Calibri" w:hAnsi="Calibri" w:cs="Calibri"/>
          <w:color w:val="000000" w:themeColor="text1"/>
        </w:rPr>
        <w:t>Yes                     No</w:t>
      </w:r>
      <w:r w:rsidR="00DD26AE">
        <w:tab/>
      </w:r>
      <w:r w:rsidR="00DD26AE">
        <w:tab/>
      </w:r>
      <w:r w:rsidR="00DD26AE">
        <w:tab/>
      </w:r>
      <w:r w:rsidRPr="0A567925">
        <w:rPr>
          <w:rFonts w:ascii="Calibri" w:eastAsia="Calibri" w:hAnsi="Calibri" w:cs="Calibri"/>
          <w:color w:val="000000" w:themeColor="text1"/>
        </w:rPr>
        <w:t>Not applicable</w:t>
      </w:r>
    </w:p>
    <w:p w14:paraId="4A4288BD" w14:textId="78E8DE07" w:rsidR="00DD26AE" w:rsidRDefault="00DD26AE" w:rsidP="0A567925">
      <w:pPr>
        <w:spacing w:after="0" w:line="257" w:lineRule="auto"/>
        <w:rPr>
          <w:rFonts w:ascii="Calibri" w:eastAsia="Calibri" w:hAnsi="Calibri" w:cs="Calibri"/>
          <w:color w:val="000000" w:themeColor="text1"/>
        </w:rPr>
      </w:pPr>
    </w:p>
    <w:p w14:paraId="3A0E58FA" w14:textId="3F339B86"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5. </w:t>
      </w:r>
      <w:r w:rsidR="00DD26AE">
        <w:tab/>
      </w:r>
      <w:r w:rsidRPr="0A567925">
        <w:rPr>
          <w:rFonts w:ascii="Calibri" w:eastAsia="Calibri" w:hAnsi="Calibri" w:cs="Calibri"/>
          <w:color w:val="000000" w:themeColor="text1"/>
        </w:rPr>
        <w:t>Have you already arranged a place to live during your internship?</w:t>
      </w:r>
    </w:p>
    <w:p w14:paraId="2866AA1C" w14:textId="50CBBADC" w:rsidR="00DD26AE" w:rsidRDefault="27D26E76" w:rsidP="0A567925">
      <w:pPr>
        <w:spacing w:line="256" w:lineRule="auto"/>
        <w:jc w:val="center"/>
        <w:rPr>
          <w:rFonts w:ascii="Calibri" w:eastAsia="Calibri" w:hAnsi="Calibri" w:cs="Calibri"/>
          <w:color w:val="000000" w:themeColor="text1"/>
        </w:rPr>
      </w:pPr>
      <w:r w:rsidRPr="0A567925">
        <w:rPr>
          <w:rFonts w:ascii="Calibri" w:eastAsia="Calibri" w:hAnsi="Calibri" w:cs="Calibri"/>
          <w:color w:val="000000" w:themeColor="text1"/>
        </w:rPr>
        <w:t>Yes</w:t>
      </w:r>
      <w:r w:rsidR="00DD26AE">
        <w:tab/>
      </w:r>
      <w:r w:rsidR="00DD26AE">
        <w:tab/>
      </w:r>
      <w:r w:rsidR="00DD26AE">
        <w:tab/>
      </w:r>
      <w:r w:rsidRPr="0A567925">
        <w:rPr>
          <w:rFonts w:ascii="Calibri" w:eastAsia="Calibri" w:hAnsi="Calibri" w:cs="Calibri"/>
          <w:color w:val="000000" w:themeColor="text1"/>
        </w:rPr>
        <w:t>No</w:t>
      </w:r>
    </w:p>
    <w:p w14:paraId="005C6D01" w14:textId="0EE0C053" w:rsidR="00DD26AE" w:rsidRDefault="27D26E76" w:rsidP="0A567925">
      <w:pPr>
        <w:spacing w:line="256" w:lineRule="auto"/>
        <w:ind w:firstLine="720"/>
        <w:rPr>
          <w:rFonts w:ascii="Calibri" w:eastAsia="Calibri" w:hAnsi="Calibri" w:cs="Calibri"/>
          <w:color w:val="000000" w:themeColor="text1"/>
        </w:rPr>
      </w:pPr>
      <w:r w:rsidRPr="0A567925">
        <w:rPr>
          <w:rFonts w:ascii="Calibri" w:eastAsia="Calibri" w:hAnsi="Calibri" w:cs="Calibri"/>
          <w:color w:val="000000" w:themeColor="text1"/>
        </w:rPr>
        <w:t>If yes, where?</w:t>
      </w:r>
    </w:p>
    <w:p w14:paraId="12A30B5C" w14:textId="59AEE5BB" w:rsidR="00DD26AE" w:rsidRDefault="00DD26AE" w:rsidP="0A567925">
      <w:pPr>
        <w:spacing w:line="256" w:lineRule="auto"/>
        <w:ind w:firstLine="720"/>
        <w:rPr>
          <w:rFonts w:ascii="Calibri" w:eastAsia="Calibri" w:hAnsi="Calibri" w:cs="Calibri"/>
          <w:color w:val="000000" w:themeColor="text1"/>
        </w:rPr>
      </w:pPr>
    </w:p>
    <w:p w14:paraId="5F894629" w14:textId="241CE991" w:rsidR="00DD26AE" w:rsidRDefault="27D26E76" w:rsidP="0A567925">
      <w:pPr>
        <w:spacing w:line="256" w:lineRule="auto"/>
        <w:ind w:firstLine="720"/>
        <w:rPr>
          <w:rFonts w:ascii="Calibri" w:eastAsia="Calibri" w:hAnsi="Calibri" w:cs="Calibri"/>
          <w:color w:val="000000" w:themeColor="text1"/>
        </w:rPr>
      </w:pPr>
      <w:r w:rsidRPr="0A567925">
        <w:rPr>
          <w:rFonts w:ascii="Calibri" w:eastAsia="Calibri" w:hAnsi="Calibri" w:cs="Calibri"/>
          <w:color w:val="000000" w:themeColor="text1"/>
        </w:rPr>
        <w:t xml:space="preserve">If no, how do you plan to do this? </w:t>
      </w:r>
    </w:p>
    <w:p w14:paraId="1A5C3B48" w14:textId="2835D7B0" w:rsidR="00DD26AE" w:rsidRDefault="27D26E76" w:rsidP="0A567925">
      <w:pPr>
        <w:pStyle w:val="ListParagraph"/>
        <w:numPr>
          <w:ilvl w:val="0"/>
          <w:numId w:val="7"/>
        </w:numPr>
        <w:spacing w:line="256" w:lineRule="auto"/>
        <w:rPr>
          <w:rFonts w:ascii="Verdana" w:eastAsia="Verdana" w:hAnsi="Verdana" w:cs="Verdana"/>
          <w:color w:val="000000" w:themeColor="text1"/>
        </w:rPr>
      </w:pPr>
      <w:r w:rsidRPr="0A567925">
        <w:rPr>
          <w:rFonts w:ascii="Verdana" w:eastAsia="Verdana" w:hAnsi="Verdana" w:cs="Verdana"/>
          <w:color w:val="000000" w:themeColor="text1"/>
        </w:rPr>
        <w:t>This will be arranged by the internship host company.</w:t>
      </w:r>
    </w:p>
    <w:p w14:paraId="7694EBF7" w14:textId="77324EF6"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 xml:space="preserve">If you have any uncertainties concerning your internship, please discuss them with your supervisor. </w:t>
      </w:r>
    </w:p>
    <w:p w14:paraId="6C515B70" w14:textId="7B834AE9"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Please read and sign the following statement. After having discussed your Internship arrangements with your supervisor, please ask them to sign below and then pass your Internship Approval Form to Alison Anderson.</w:t>
      </w:r>
    </w:p>
    <w:p w14:paraId="3B0F9D4B" w14:textId="2ACBA793"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“(1) the University is not responsible for arranging electives, and it takes no legal responsibility for any liability, whether negligent or otherwise, for any loss, damage (financial or otherwise), or for ill-health or death, so far as such exclusions are permissible by law;</w:t>
      </w:r>
    </w:p>
    <w:p w14:paraId="714B3670" w14:textId="5C8E29CA"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(2) the student is responsible for making all the arrangements for the elective, including destination, work, accommodation, travel, food, etc.;</w:t>
      </w:r>
    </w:p>
    <w:p w14:paraId="4B894525" w14:textId="0B4E779F"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(3) the student confirms that he/she has already arranged appropriate medical, travel and life insurance for the elective and accepts that it is the responsibility of each student to arrange this;</w:t>
      </w:r>
    </w:p>
    <w:p w14:paraId="0F5E218E" w14:textId="10D83CF9"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(4) the student accepts that the laws of other countries differ from those in the UK, and students on overseas electives should familiarise themselves with these and exercise considerable care accordingly.</w:t>
      </w:r>
    </w:p>
    <w:p w14:paraId="48280469" w14:textId="3C10303D"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(5) the student acknowledges that she/he is aware of the appropriate emergency contact details for University and for the British Embassy/Consulate or equivalent, and of local health service provision</w:t>
      </w:r>
    </w:p>
    <w:p w14:paraId="71642DDB" w14:textId="0144FCA7" w:rsidR="00DD26AE" w:rsidRDefault="27D26E76" w:rsidP="0A567925">
      <w:pPr>
        <w:spacing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(6) the student acknowledges that he/she has been invited to disclose any disability which he/she wishes, and has informed the University of any disability to the extent that the individual wishes to, for the purposes stated, and confirms that he/she has discussed all the arrangements made and is happy with them.” (University Memorandum, 15 January 2002, AFP/KFS/H/LAW/CIRCULAR2.DOC)</w:t>
      </w:r>
    </w:p>
    <w:p w14:paraId="3A09145B" w14:textId="78D90CA4" w:rsidR="00DD26AE" w:rsidRDefault="00DD26AE" w:rsidP="0A567925">
      <w:pPr>
        <w:spacing w:line="256" w:lineRule="auto"/>
        <w:jc w:val="both"/>
        <w:rPr>
          <w:rFonts w:ascii="Calibri" w:eastAsia="Calibri" w:hAnsi="Calibri" w:cs="Calibri"/>
          <w:color w:val="000000" w:themeColor="text1"/>
        </w:rPr>
      </w:pPr>
    </w:p>
    <w:p w14:paraId="12622E18" w14:textId="36489688" w:rsidR="00DD26AE" w:rsidRDefault="27D26E76" w:rsidP="0A567925">
      <w:pPr>
        <w:spacing w:after="0"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Student’s signature:</w:t>
      </w:r>
    </w:p>
    <w:p w14:paraId="107F841A" w14:textId="41BD5C15" w:rsidR="00DD26AE" w:rsidRDefault="27D26E76" w:rsidP="0A567925">
      <w:pPr>
        <w:spacing w:after="0" w:line="256" w:lineRule="auto"/>
        <w:jc w:val="both"/>
        <w:rPr>
          <w:rFonts w:ascii="Calibri" w:eastAsia="Calibri" w:hAnsi="Calibri" w:cs="Calibri"/>
          <w:color w:val="000000" w:themeColor="text1"/>
        </w:rPr>
      </w:pPr>
      <w:r>
        <w:rPr>
          <w:noProof/>
        </w:rPr>
        <w:drawing>
          <wp:inline distT="0" distB="0" distL="0" distR="0" wp14:anchorId="3FC1143F" wp14:editId="38B0738D">
            <wp:extent cx="1543050" cy="619125"/>
            <wp:effectExtent l="0" t="0" r="0" b="0"/>
            <wp:docPr id="785062111" name="Picture 78506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543050" cy="619125"/>
                    </a:xfrm>
                    <a:prstGeom prst="rect">
                      <a:avLst/>
                    </a:prstGeom>
                  </pic:spPr>
                </pic:pic>
              </a:graphicData>
            </a:graphic>
          </wp:inline>
        </w:drawing>
      </w:r>
    </w:p>
    <w:p w14:paraId="11A5974A" w14:textId="66783C08" w:rsidR="00DD26AE" w:rsidRDefault="00DD26AE" w:rsidP="0A567925">
      <w:pPr>
        <w:spacing w:after="0" w:line="256" w:lineRule="auto"/>
        <w:jc w:val="both"/>
        <w:rPr>
          <w:rFonts w:ascii="Calibri" w:eastAsia="Calibri" w:hAnsi="Calibri" w:cs="Calibri"/>
          <w:color w:val="000000" w:themeColor="text1"/>
        </w:rPr>
      </w:pPr>
    </w:p>
    <w:p w14:paraId="1256B54F" w14:textId="23D1B18F" w:rsidR="00DD26AE" w:rsidRDefault="27D26E76" w:rsidP="0A567925">
      <w:pPr>
        <w:spacing w:after="0" w:line="256" w:lineRule="auto"/>
        <w:jc w:val="both"/>
        <w:rPr>
          <w:rFonts w:ascii="Calibri" w:eastAsia="Calibri" w:hAnsi="Calibri" w:cs="Calibri"/>
          <w:color w:val="000000" w:themeColor="text1"/>
        </w:rPr>
      </w:pPr>
      <w:r w:rsidRPr="0A567925">
        <w:rPr>
          <w:rFonts w:ascii="Calibri" w:eastAsia="Calibri" w:hAnsi="Calibri" w:cs="Calibri"/>
          <w:color w:val="000000" w:themeColor="text1"/>
        </w:rPr>
        <w:t>Date:</w:t>
      </w:r>
      <w:r w:rsidR="00DD26AE">
        <w:tab/>
      </w:r>
      <w:r w:rsidR="00DD26AE">
        <w:tab/>
      </w:r>
      <w:r w:rsidR="00DD26AE">
        <w:tab/>
      </w:r>
      <w:r w:rsidRPr="0A567925">
        <w:rPr>
          <w:rFonts w:ascii="Calibri" w:eastAsia="Calibri" w:hAnsi="Calibri" w:cs="Calibri"/>
          <w:color w:val="000000" w:themeColor="text1"/>
        </w:rPr>
        <w:t>24</w:t>
      </w:r>
      <w:r w:rsidRPr="0A567925">
        <w:rPr>
          <w:rFonts w:ascii="Calibri" w:eastAsia="Calibri" w:hAnsi="Calibri" w:cs="Calibri"/>
          <w:color w:val="000000" w:themeColor="text1"/>
          <w:vertAlign w:val="superscript"/>
        </w:rPr>
        <w:t>th</w:t>
      </w:r>
      <w:r w:rsidRPr="0A567925">
        <w:rPr>
          <w:rFonts w:ascii="Calibri" w:eastAsia="Calibri" w:hAnsi="Calibri" w:cs="Calibri"/>
          <w:color w:val="000000" w:themeColor="text1"/>
        </w:rPr>
        <w:t xml:space="preserve"> May 2022</w:t>
      </w:r>
    </w:p>
    <w:p w14:paraId="08196334" w14:textId="1455D4D9" w:rsidR="00DD26AE" w:rsidRDefault="00DD26AE" w:rsidP="0A567925">
      <w:pPr>
        <w:spacing w:line="256" w:lineRule="auto"/>
        <w:jc w:val="both"/>
        <w:rPr>
          <w:rFonts w:ascii="Calibri" w:eastAsia="Calibri" w:hAnsi="Calibri" w:cs="Calibri"/>
          <w:color w:val="000000" w:themeColor="text1"/>
        </w:rPr>
      </w:pPr>
    </w:p>
    <w:p w14:paraId="5EDBC255" w14:textId="0B7006E1" w:rsidR="00DD26AE" w:rsidRDefault="00DD26AE" w:rsidP="0A567925">
      <w:pPr>
        <w:spacing w:after="0" w:line="240" w:lineRule="auto"/>
        <w:jc w:val="both"/>
        <w:rPr>
          <w:rFonts w:ascii="Calibri" w:eastAsia="Calibri" w:hAnsi="Calibri" w:cs="Calibri"/>
          <w:color w:val="000000" w:themeColor="text1"/>
        </w:rPr>
      </w:pPr>
    </w:p>
    <w:p w14:paraId="293B25F4" w14:textId="6F75CD10" w:rsidR="00DD26AE" w:rsidRDefault="27D26E76" w:rsidP="0A567925">
      <w:pPr>
        <w:spacing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CEPMLP supervisor’s approval</w:t>
      </w:r>
    </w:p>
    <w:p w14:paraId="1A634B2E" w14:textId="40E435C2" w:rsidR="00DD26AE" w:rsidRDefault="00DD26AE" w:rsidP="0A567925">
      <w:pPr>
        <w:spacing w:after="0" w:line="240" w:lineRule="auto"/>
        <w:jc w:val="both"/>
        <w:rPr>
          <w:rFonts w:ascii="Calibri" w:eastAsia="Calibri" w:hAnsi="Calibri" w:cs="Calibri"/>
          <w:color w:val="000000" w:themeColor="text1"/>
        </w:rPr>
      </w:pPr>
    </w:p>
    <w:p w14:paraId="4B0C8AC3" w14:textId="34BE2226" w:rsidR="00DD26AE" w:rsidRDefault="27D26E76" w:rsidP="0A567925">
      <w:pPr>
        <w:spacing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lang w:val="es-ES"/>
        </w:rPr>
        <w:t>Name:</w:t>
      </w:r>
      <w:r w:rsidR="00DD26AE">
        <w:tab/>
      </w:r>
      <w:r w:rsidR="00DD26AE">
        <w:tab/>
      </w:r>
      <w:r w:rsidRPr="0A567925">
        <w:rPr>
          <w:rFonts w:ascii="Calibri" w:eastAsia="Calibri" w:hAnsi="Calibri" w:cs="Calibri"/>
          <w:color w:val="000000" w:themeColor="text1"/>
          <w:lang w:val="es-ES"/>
        </w:rPr>
        <w:t>Dr</w:t>
      </w:r>
      <w:r w:rsidR="7A5D652C" w:rsidRPr="0A567925">
        <w:rPr>
          <w:rFonts w:ascii="Calibri" w:eastAsia="Calibri" w:hAnsi="Calibri" w:cs="Calibri"/>
          <w:color w:val="000000" w:themeColor="text1"/>
          <w:lang w:val="es-ES"/>
        </w:rPr>
        <w:t xml:space="preserve"> </w:t>
      </w:r>
      <w:r w:rsidRPr="0A567925">
        <w:rPr>
          <w:rFonts w:ascii="Calibri" w:eastAsia="Calibri" w:hAnsi="Calibri" w:cs="Calibri"/>
          <w:color w:val="000000" w:themeColor="text1"/>
          <w:lang w:val="es-ES"/>
        </w:rPr>
        <w:t>Ana Bastida………………………………………………………………………………………………………</w:t>
      </w:r>
      <w:r w:rsidR="00DD26AE">
        <w:tab/>
      </w:r>
      <w:r w:rsidRPr="0A567925">
        <w:rPr>
          <w:rFonts w:ascii="Calibri" w:eastAsia="Calibri" w:hAnsi="Calibri" w:cs="Calibri"/>
          <w:color w:val="000000" w:themeColor="text1"/>
          <w:lang w:val="es-ES"/>
        </w:rPr>
        <w:t xml:space="preserve"> </w:t>
      </w:r>
    </w:p>
    <w:p w14:paraId="6B98B9B3" w14:textId="67E2B11E" w:rsidR="00DD26AE" w:rsidRDefault="00DD26AE" w:rsidP="0A567925">
      <w:pPr>
        <w:spacing w:after="0" w:line="240" w:lineRule="auto"/>
        <w:jc w:val="both"/>
        <w:rPr>
          <w:rFonts w:ascii="Calibri" w:eastAsia="Calibri" w:hAnsi="Calibri" w:cs="Calibri"/>
          <w:color w:val="000000" w:themeColor="text1"/>
        </w:rPr>
      </w:pPr>
    </w:p>
    <w:p w14:paraId="0E5E4AEB" w14:textId="41BA5333" w:rsidR="00DD26AE" w:rsidRDefault="00DD26AE" w:rsidP="0A567925">
      <w:pPr>
        <w:spacing w:after="0" w:line="240" w:lineRule="auto"/>
        <w:jc w:val="both"/>
        <w:rPr>
          <w:rFonts w:ascii="Calibri" w:eastAsia="Calibri" w:hAnsi="Calibri" w:cs="Calibri"/>
          <w:color w:val="000000" w:themeColor="text1"/>
        </w:rPr>
      </w:pPr>
    </w:p>
    <w:p w14:paraId="4AA12DDA" w14:textId="17B35EC4" w:rsidR="00DD26AE" w:rsidRDefault="27D26E76" w:rsidP="0A567925">
      <w:pPr>
        <w:spacing w:after="0" w:line="240" w:lineRule="auto"/>
        <w:jc w:val="both"/>
        <w:rPr>
          <w:rFonts w:ascii="Harrington" w:eastAsia="Harrington" w:hAnsi="Harrington" w:cs="Harrington"/>
          <w:color w:val="000000" w:themeColor="text1"/>
          <w:sz w:val="24"/>
          <w:szCs w:val="24"/>
        </w:rPr>
      </w:pPr>
      <w:r w:rsidRPr="0A567925">
        <w:rPr>
          <w:rFonts w:ascii="Calibri" w:eastAsia="Calibri" w:hAnsi="Calibri" w:cs="Calibri"/>
          <w:color w:val="000000" w:themeColor="text1"/>
          <w:lang w:val="es-ES"/>
        </w:rPr>
        <w:t>Signature:</w:t>
      </w:r>
      <w:r w:rsidR="00DD26AE">
        <w:tab/>
      </w:r>
      <w:r w:rsidR="00DD26AE">
        <w:tab/>
      </w:r>
      <w:r w:rsidRPr="0A567925">
        <w:rPr>
          <w:rFonts w:ascii="Calibri" w:eastAsia="Calibri" w:hAnsi="Calibri" w:cs="Calibri"/>
          <w:color w:val="000000" w:themeColor="text1"/>
          <w:lang w:val="es-ES"/>
        </w:rPr>
        <w:t>Ana Bastida</w:t>
      </w:r>
    </w:p>
    <w:p w14:paraId="3AE71834" w14:textId="66994F9E" w:rsidR="00DD26AE" w:rsidRDefault="00DD26AE" w:rsidP="0A567925">
      <w:pPr>
        <w:spacing w:after="0" w:line="240" w:lineRule="auto"/>
        <w:jc w:val="both"/>
        <w:rPr>
          <w:rFonts w:ascii="Calibri" w:eastAsia="Calibri" w:hAnsi="Calibri" w:cs="Calibri"/>
          <w:color w:val="000000" w:themeColor="text1"/>
        </w:rPr>
      </w:pPr>
    </w:p>
    <w:p w14:paraId="76FB6D62" w14:textId="0F0703DB" w:rsidR="00DD26AE" w:rsidRDefault="00DD26AE" w:rsidP="0A567925">
      <w:pPr>
        <w:spacing w:after="0" w:line="240" w:lineRule="auto"/>
        <w:jc w:val="both"/>
        <w:rPr>
          <w:rFonts w:ascii="Calibri" w:eastAsia="Calibri" w:hAnsi="Calibri" w:cs="Calibri"/>
          <w:color w:val="000000" w:themeColor="text1"/>
        </w:rPr>
      </w:pPr>
    </w:p>
    <w:p w14:paraId="321EAAC2" w14:textId="2B301971" w:rsidR="00DD26AE" w:rsidRDefault="27D26E76" w:rsidP="0A567925">
      <w:pPr>
        <w:spacing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 xml:space="preserve">Date: </w:t>
      </w:r>
      <w:r w:rsidR="00DD26AE">
        <w:tab/>
      </w:r>
      <w:r w:rsidR="00DD26AE">
        <w:tab/>
      </w:r>
      <w:r w:rsidR="00DD26AE">
        <w:tab/>
      </w:r>
      <w:r w:rsidRPr="0A567925">
        <w:rPr>
          <w:rFonts w:ascii="Calibri" w:eastAsia="Calibri" w:hAnsi="Calibri" w:cs="Calibri"/>
          <w:color w:val="000000" w:themeColor="text1"/>
        </w:rPr>
        <w:t>………………………………………………………………………………………………………</w:t>
      </w:r>
    </w:p>
    <w:p w14:paraId="61440DA1" w14:textId="73B0576F" w:rsidR="00DD26AE" w:rsidRDefault="00DD26AE" w:rsidP="0A567925">
      <w:pPr>
        <w:spacing w:after="0" w:line="240" w:lineRule="auto"/>
        <w:jc w:val="both"/>
        <w:rPr>
          <w:rFonts w:ascii="Calibri" w:eastAsia="Calibri" w:hAnsi="Calibri" w:cs="Calibri"/>
          <w:color w:val="000000" w:themeColor="text1"/>
        </w:rPr>
      </w:pPr>
      <w:r>
        <w:br w:type="page"/>
      </w:r>
    </w:p>
    <w:p w14:paraId="42CFD481" w14:textId="6F83E742" w:rsidR="00DD26AE" w:rsidRDefault="27D26E76" w:rsidP="0A567925">
      <w:pPr>
        <w:spacing w:before="360" w:after="120" w:line="240" w:lineRule="auto"/>
        <w:rPr>
          <w:rFonts w:ascii="Calibri" w:eastAsia="Calibri" w:hAnsi="Calibri" w:cs="Calibri"/>
          <w:b/>
          <w:bCs/>
          <w:color w:val="000000" w:themeColor="text1"/>
        </w:rPr>
      </w:pPr>
      <w:r>
        <w:rPr>
          <w:noProof/>
        </w:rPr>
        <w:lastRenderedPageBreak/>
        <w:drawing>
          <wp:inline distT="0" distB="0" distL="0" distR="0" wp14:anchorId="21DFBF67" wp14:editId="2D1B7A37">
            <wp:extent cx="3971925" cy="933450"/>
            <wp:effectExtent l="0" t="0" r="0" b="0"/>
            <wp:docPr id="110135630" name="Picture 11013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71925" cy="933450"/>
                    </a:xfrm>
                    <a:prstGeom prst="rect">
                      <a:avLst/>
                    </a:prstGeom>
                  </pic:spPr>
                </pic:pic>
              </a:graphicData>
            </a:graphic>
          </wp:inline>
        </w:drawing>
      </w:r>
    </w:p>
    <w:p w14:paraId="3F67687F" w14:textId="07827928" w:rsidR="00DD26AE" w:rsidRDefault="27D26E76" w:rsidP="0A567925">
      <w:pPr>
        <w:pStyle w:val="Heading3"/>
        <w:spacing w:before="360" w:after="120" w:line="240" w:lineRule="auto"/>
        <w:jc w:val="center"/>
        <w:rPr>
          <w:rFonts w:ascii="Calibri" w:eastAsia="Calibri" w:hAnsi="Calibri" w:cs="Calibri"/>
          <w:b/>
          <w:bCs/>
          <w:color w:val="000000" w:themeColor="text1"/>
          <w:sz w:val="28"/>
          <w:szCs w:val="28"/>
        </w:rPr>
      </w:pPr>
      <w:r w:rsidRPr="0A567925">
        <w:rPr>
          <w:rFonts w:ascii="Calibri" w:eastAsia="Calibri" w:hAnsi="Calibri" w:cs="Calibri"/>
          <w:b/>
          <w:bCs/>
          <w:color w:val="000000" w:themeColor="text1"/>
          <w:sz w:val="28"/>
          <w:szCs w:val="28"/>
          <w:lang w:val="en-AU"/>
        </w:rPr>
        <w:t>Internship Supervisor’s Report Form</w:t>
      </w:r>
    </w:p>
    <w:p w14:paraId="42677F63" w14:textId="3F94162C" w:rsidR="00DD26AE" w:rsidRDefault="27D26E76" w:rsidP="0A567925">
      <w:pPr>
        <w:spacing w:line="256" w:lineRule="auto"/>
        <w:jc w:val="center"/>
        <w:rPr>
          <w:rFonts w:ascii="Calibri" w:eastAsia="Calibri" w:hAnsi="Calibri" w:cs="Calibri"/>
          <w:color w:val="000000" w:themeColor="text1"/>
          <w:sz w:val="28"/>
          <w:szCs w:val="28"/>
        </w:rPr>
      </w:pPr>
      <w:r w:rsidRPr="0A567925">
        <w:rPr>
          <w:rFonts w:ascii="Calibri" w:eastAsia="Calibri" w:hAnsi="Calibri" w:cs="Calibri"/>
          <w:b/>
          <w:bCs/>
          <w:color w:val="000000" w:themeColor="text1"/>
          <w:sz w:val="28"/>
          <w:szCs w:val="28"/>
          <w:lang w:val="en-AU"/>
        </w:rPr>
        <w:t xml:space="preserve">To be completed by Internship Supervisor </w:t>
      </w:r>
    </w:p>
    <w:p w14:paraId="23819B26" w14:textId="4020BD57" w:rsidR="00DD26AE" w:rsidRDefault="00DD26AE" w:rsidP="0A567925">
      <w:pPr>
        <w:spacing w:line="256" w:lineRule="auto"/>
        <w:rPr>
          <w:rFonts w:ascii="Calibri" w:eastAsia="Calibri" w:hAnsi="Calibri" w:cs="Calibri"/>
          <w:color w:val="000000" w:themeColor="text1"/>
        </w:rPr>
      </w:pPr>
    </w:p>
    <w:p w14:paraId="3568449D" w14:textId="558D48A8" w:rsidR="00DD26AE" w:rsidRDefault="27D26E76" w:rsidP="0A567925">
      <w:pPr>
        <w:spacing w:after="0" w:line="240" w:lineRule="auto"/>
        <w:rPr>
          <w:rFonts w:ascii="Calibri" w:eastAsia="Calibri" w:hAnsi="Calibri" w:cs="Calibri"/>
          <w:color w:val="000000" w:themeColor="text1"/>
        </w:rPr>
      </w:pPr>
      <w:r w:rsidRPr="0A567925">
        <w:rPr>
          <w:rFonts w:ascii="Calibri" w:eastAsia="Calibri" w:hAnsi="Calibri" w:cs="Calibri"/>
          <w:color w:val="000000" w:themeColor="text1"/>
        </w:rPr>
        <w:t>Full name of student:</w:t>
      </w:r>
      <w:r w:rsidR="00DD26AE">
        <w:tab/>
      </w:r>
      <w:r w:rsidRPr="0A567925">
        <w:rPr>
          <w:rFonts w:ascii="Calibri" w:eastAsia="Calibri" w:hAnsi="Calibri" w:cs="Calibri"/>
          <w:color w:val="000000" w:themeColor="text1"/>
        </w:rPr>
        <w:t>Mariam Kasali</w:t>
      </w:r>
    </w:p>
    <w:p w14:paraId="2AE9F3B2" w14:textId="72818921" w:rsidR="00DD26AE" w:rsidRDefault="00DD26AE" w:rsidP="0A567925">
      <w:pPr>
        <w:spacing w:after="0" w:line="240" w:lineRule="auto"/>
        <w:rPr>
          <w:rFonts w:ascii="Calibri" w:eastAsia="Calibri" w:hAnsi="Calibri" w:cs="Calibri"/>
          <w:color w:val="000000" w:themeColor="text1"/>
        </w:rPr>
      </w:pPr>
    </w:p>
    <w:p w14:paraId="33FDE9CD" w14:textId="3CCE9827" w:rsidR="00DD26AE" w:rsidRDefault="27D26E76" w:rsidP="0A567925">
      <w:pPr>
        <w:spacing w:after="0" w:line="240" w:lineRule="auto"/>
        <w:rPr>
          <w:rFonts w:ascii="Calibri" w:eastAsia="Calibri" w:hAnsi="Calibri" w:cs="Calibri"/>
          <w:color w:val="000000" w:themeColor="text1"/>
        </w:rPr>
      </w:pPr>
      <w:r w:rsidRPr="0A567925">
        <w:rPr>
          <w:rFonts w:ascii="Calibri" w:eastAsia="Calibri" w:hAnsi="Calibri" w:cs="Calibri"/>
          <w:color w:val="000000" w:themeColor="text1"/>
        </w:rPr>
        <w:t>Name of Institution providing Internship:  Xcalibur Multiphysics</w:t>
      </w:r>
    </w:p>
    <w:p w14:paraId="71320311" w14:textId="21633C0D" w:rsidR="00DD26AE" w:rsidRDefault="00DD26AE" w:rsidP="0A567925">
      <w:pPr>
        <w:spacing w:after="0" w:line="240" w:lineRule="auto"/>
        <w:rPr>
          <w:rFonts w:ascii="Calibri" w:eastAsia="Calibri" w:hAnsi="Calibri" w:cs="Calibri"/>
          <w:color w:val="000000" w:themeColor="text1"/>
        </w:rPr>
      </w:pPr>
    </w:p>
    <w:p w14:paraId="16614469" w14:textId="33C9B2A4" w:rsidR="00DD26AE" w:rsidRDefault="27D26E76" w:rsidP="0A567925">
      <w:pPr>
        <w:spacing w:after="0" w:line="240" w:lineRule="auto"/>
        <w:rPr>
          <w:rFonts w:ascii="Calibri" w:eastAsia="Calibri" w:hAnsi="Calibri" w:cs="Calibri"/>
          <w:color w:val="000000" w:themeColor="text1"/>
        </w:rPr>
      </w:pPr>
      <w:r w:rsidRPr="0A567925">
        <w:rPr>
          <w:rFonts w:ascii="Calibri" w:eastAsia="Calibri" w:hAnsi="Calibri" w:cs="Calibri"/>
          <w:color w:val="000000" w:themeColor="text1"/>
        </w:rPr>
        <w:t>Address of Institution:</w:t>
      </w:r>
      <w:r w:rsidR="00DD26AE">
        <w:tab/>
      </w:r>
      <w:r w:rsidRPr="0A567925">
        <w:rPr>
          <w:rFonts w:ascii="Calibri" w:eastAsia="Calibri" w:hAnsi="Calibri" w:cs="Calibri"/>
          <w:color w:val="000000" w:themeColor="text1"/>
        </w:rPr>
        <w:t xml:space="preserve">Avenida </w:t>
      </w:r>
      <w:proofErr w:type="spellStart"/>
      <w:r w:rsidRPr="0A567925">
        <w:rPr>
          <w:rFonts w:ascii="Calibri" w:eastAsia="Calibri" w:hAnsi="Calibri" w:cs="Calibri"/>
          <w:color w:val="000000" w:themeColor="text1"/>
        </w:rPr>
        <w:t>Partenón</w:t>
      </w:r>
      <w:proofErr w:type="spellEnd"/>
      <w:r w:rsidRPr="0A567925">
        <w:rPr>
          <w:rFonts w:ascii="Calibri" w:eastAsia="Calibri" w:hAnsi="Calibri" w:cs="Calibri"/>
          <w:color w:val="000000" w:themeColor="text1"/>
        </w:rPr>
        <w:t>, 10, 2</w:t>
      </w:r>
      <w:r w:rsidRPr="0A567925">
        <w:rPr>
          <w:rFonts w:ascii="Calibri" w:eastAsia="Calibri" w:hAnsi="Calibri" w:cs="Calibri"/>
          <w:color w:val="000000" w:themeColor="text1"/>
          <w:vertAlign w:val="superscript"/>
        </w:rPr>
        <w:t>nd</w:t>
      </w:r>
      <w:r w:rsidRPr="0A567925">
        <w:rPr>
          <w:rFonts w:ascii="Calibri" w:eastAsia="Calibri" w:hAnsi="Calibri" w:cs="Calibri"/>
          <w:color w:val="000000" w:themeColor="text1"/>
        </w:rPr>
        <w:t xml:space="preserve"> Floor, 28042 Madrid (Spain)</w:t>
      </w:r>
    </w:p>
    <w:p w14:paraId="22AFC0F6" w14:textId="770CDD78" w:rsidR="00DD26AE" w:rsidRDefault="00DD26AE" w:rsidP="0A567925">
      <w:pPr>
        <w:spacing w:after="0" w:line="240" w:lineRule="auto"/>
        <w:rPr>
          <w:rFonts w:ascii="Calibri" w:eastAsia="Calibri" w:hAnsi="Calibri" w:cs="Calibri"/>
          <w:color w:val="000000" w:themeColor="text1"/>
        </w:rPr>
      </w:pPr>
    </w:p>
    <w:p w14:paraId="12E413A1" w14:textId="4F43400E" w:rsidR="00DD26AE" w:rsidRDefault="00DD26AE" w:rsidP="0A567925">
      <w:pPr>
        <w:spacing w:after="0" w:line="240" w:lineRule="auto"/>
        <w:rPr>
          <w:rFonts w:ascii="Calibri" w:eastAsia="Calibri" w:hAnsi="Calibri" w:cs="Calibri"/>
          <w:color w:val="000000" w:themeColor="text1"/>
        </w:rPr>
      </w:pPr>
    </w:p>
    <w:p w14:paraId="7F0C61CD" w14:textId="3E3BAF2F" w:rsidR="00DD26AE" w:rsidRDefault="00DD26AE" w:rsidP="0A567925">
      <w:pPr>
        <w:spacing w:after="0" w:line="240" w:lineRule="auto"/>
        <w:rPr>
          <w:rFonts w:ascii="Calibri" w:eastAsia="Calibri" w:hAnsi="Calibri" w:cs="Calibri"/>
          <w:color w:val="000000" w:themeColor="text1"/>
        </w:rPr>
      </w:pPr>
    </w:p>
    <w:p w14:paraId="6E28EF5C" w14:textId="4C154918" w:rsidR="00DD26AE" w:rsidRDefault="27D26E76" w:rsidP="0A567925">
      <w:pPr>
        <w:spacing w:after="0" w:line="240" w:lineRule="auto"/>
        <w:rPr>
          <w:rFonts w:ascii="Calibri" w:eastAsia="Calibri" w:hAnsi="Calibri" w:cs="Calibri"/>
          <w:color w:val="000000" w:themeColor="text1"/>
        </w:rPr>
      </w:pPr>
      <w:r w:rsidRPr="0A567925">
        <w:rPr>
          <w:rFonts w:ascii="Calibri" w:eastAsia="Calibri" w:hAnsi="Calibri" w:cs="Calibri"/>
          <w:color w:val="000000" w:themeColor="text1"/>
        </w:rPr>
        <w:t>General nature of business of this institution:</w:t>
      </w:r>
      <w:r w:rsidR="00DD26AE">
        <w:tab/>
      </w:r>
      <w:r w:rsidRPr="0A567925">
        <w:rPr>
          <w:rFonts w:ascii="Calibri" w:eastAsia="Calibri" w:hAnsi="Calibri" w:cs="Calibri"/>
          <w:color w:val="000000" w:themeColor="text1"/>
        </w:rPr>
        <w:t xml:space="preserve">Airborne Geophysical Services </w:t>
      </w:r>
    </w:p>
    <w:p w14:paraId="4775E4B2" w14:textId="22A0CFAC" w:rsidR="00DD26AE" w:rsidRDefault="00DD26AE" w:rsidP="0A567925">
      <w:pPr>
        <w:spacing w:after="0" w:line="240" w:lineRule="auto"/>
        <w:rPr>
          <w:rFonts w:ascii="Calibri" w:eastAsia="Calibri" w:hAnsi="Calibri" w:cs="Calibri"/>
          <w:color w:val="000000" w:themeColor="text1"/>
        </w:rPr>
      </w:pPr>
    </w:p>
    <w:p w14:paraId="04DB8D8A" w14:textId="5DE4A0E7" w:rsidR="00DD26AE" w:rsidRDefault="00DD26AE" w:rsidP="0A567925">
      <w:pPr>
        <w:spacing w:line="256" w:lineRule="auto"/>
        <w:rPr>
          <w:rFonts w:ascii="Calibri" w:eastAsia="Calibri" w:hAnsi="Calibri" w:cs="Calibri"/>
          <w:color w:val="000000" w:themeColor="text1"/>
        </w:rPr>
      </w:pPr>
    </w:p>
    <w:p w14:paraId="7F5AC644" w14:textId="335FA93B"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Details of intern’s supervisor within the institution</w:t>
      </w:r>
    </w:p>
    <w:p w14:paraId="3A0AC07D" w14:textId="1972FA77"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Name of supervisor:  Adriana Mantilla Pimiento</w:t>
      </w:r>
    </w:p>
    <w:p w14:paraId="7FDC9ECC" w14:textId="77DBE921"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Position of supervisor</w:t>
      </w:r>
      <w:r w:rsidR="00DD26AE">
        <w:tab/>
      </w:r>
      <w:r w:rsidRPr="0A567925">
        <w:rPr>
          <w:rFonts w:ascii="Calibri" w:eastAsia="Calibri" w:hAnsi="Calibri" w:cs="Calibri"/>
          <w:color w:val="000000" w:themeColor="text1"/>
        </w:rPr>
        <w:t xml:space="preserve">Senior Geophysical Advisor  </w:t>
      </w:r>
      <w:r w:rsidR="00DD26AE">
        <w:tab/>
      </w:r>
    </w:p>
    <w:p w14:paraId="07AEEE58" w14:textId="108EDF75"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Telephone number:  +34 912 308 191</w:t>
      </w:r>
    </w:p>
    <w:p w14:paraId="53B5420B" w14:textId="06D2ACC9"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Was the nature of your supervision: General oversight </w:t>
      </w:r>
    </w:p>
    <w:p w14:paraId="3F0541F2" w14:textId="6BDA52CF"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Detailed day-to day supervision</w:t>
      </w:r>
    </w:p>
    <w:p w14:paraId="1272455A" w14:textId="32D0DC30"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Details of internship</w:t>
      </w:r>
    </w:p>
    <w:p w14:paraId="20AB71F2" w14:textId="12DB7991"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Time period:   From:</w:t>
      </w:r>
      <w:r w:rsidR="00DD26AE">
        <w:tab/>
      </w:r>
      <w:r w:rsidR="00DD26AE">
        <w:tab/>
      </w:r>
      <w:r w:rsidRPr="0A567925">
        <w:rPr>
          <w:rFonts w:ascii="Calibri" w:eastAsia="Calibri" w:hAnsi="Calibri" w:cs="Calibri"/>
          <w:color w:val="000000" w:themeColor="text1"/>
        </w:rPr>
        <w:t xml:space="preserve"> 23</w:t>
      </w:r>
      <w:r w:rsidRPr="0A567925">
        <w:rPr>
          <w:rFonts w:ascii="Calibri" w:eastAsia="Calibri" w:hAnsi="Calibri" w:cs="Calibri"/>
          <w:color w:val="000000" w:themeColor="text1"/>
          <w:vertAlign w:val="superscript"/>
        </w:rPr>
        <w:t>rd</w:t>
      </w:r>
      <w:r w:rsidRPr="0A567925">
        <w:rPr>
          <w:rFonts w:ascii="Calibri" w:eastAsia="Calibri" w:hAnsi="Calibri" w:cs="Calibri"/>
          <w:color w:val="000000" w:themeColor="text1"/>
        </w:rPr>
        <w:t xml:space="preserve"> May 2022</w:t>
      </w:r>
    </w:p>
    <w:p w14:paraId="530134BE" w14:textId="7EDA4EDF" w:rsidR="00DD26AE" w:rsidRDefault="27D26E76" w:rsidP="0A567925">
      <w:pPr>
        <w:spacing w:line="256" w:lineRule="auto"/>
        <w:ind w:left="720" w:firstLine="720"/>
        <w:rPr>
          <w:rFonts w:ascii="Calibri" w:eastAsia="Calibri" w:hAnsi="Calibri" w:cs="Calibri"/>
          <w:color w:val="000000" w:themeColor="text1"/>
        </w:rPr>
      </w:pPr>
      <w:r w:rsidRPr="0A567925">
        <w:rPr>
          <w:rFonts w:ascii="Calibri" w:eastAsia="Calibri" w:hAnsi="Calibri" w:cs="Calibri"/>
          <w:color w:val="000000" w:themeColor="text1"/>
        </w:rPr>
        <w:t>To:</w:t>
      </w:r>
      <w:r w:rsidR="00DD26AE">
        <w:tab/>
      </w:r>
      <w:r w:rsidR="00DD26AE">
        <w:tab/>
      </w:r>
      <w:r w:rsidRPr="0A567925">
        <w:rPr>
          <w:rFonts w:ascii="Calibri" w:eastAsia="Calibri" w:hAnsi="Calibri" w:cs="Calibri"/>
          <w:color w:val="000000" w:themeColor="text1"/>
        </w:rPr>
        <w:t>15</w:t>
      </w:r>
      <w:r w:rsidRPr="0A567925">
        <w:rPr>
          <w:rFonts w:ascii="Calibri" w:eastAsia="Calibri" w:hAnsi="Calibri" w:cs="Calibri"/>
          <w:color w:val="000000" w:themeColor="text1"/>
          <w:vertAlign w:val="superscript"/>
        </w:rPr>
        <w:t>th</w:t>
      </w:r>
      <w:r w:rsidRPr="0A567925">
        <w:rPr>
          <w:rFonts w:ascii="Calibri" w:eastAsia="Calibri" w:hAnsi="Calibri" w:cs="Calibri"/>
          <w:color w:val="000000" w:themeColor="text1"/>
        </w:rPr>
        <w:t xml:space="preserve"> July 2022</w:t>
      </w:r>
    </w:p>
    <w:p w14:paraId="41FF5092" w14:textId="7528511A" w:rsidR="00DD26AE" w:rsidRDefault="00DD26AE" w:rsidP="0A567925">
      <w:pPr>
        <w:spacing w:line="256" w:lineRule="auto"/>
        <w:rPr>
          <w:rFonts w:ascii="Calibri" w:eastAsia="Calibri" w:hAnsi="Calibri" w:cs="Calibri"/>
          <w:color w:val="000000" w:themeColor="text1"/>
        </w:rPr>
      </w:pPr>
    </w:p>
    <w:p w14:paraId="401EA8D2" w14:textId="0D2A8F90"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Number of weeks worked (exclude holidays): Eight weeks </w:t>
      </w:r>
    </w:p>
    <w:p w14:paraId="41F0A9FD" w14:textId="2D8DA289" w:rsidR="00DD26AE" w:rsidRDefault="00DD26AE" w:rsidP="0A567925">
      <w:pPr>
        <w:spacing w:line="256" w:lineRule="auto"/>
        <w:rPr>
          <w:rFonts w:ascii="Calibri" w:eastAsia="Calibri" w:hAnsi="Calibri" w:cs="Calibri"/>
          <w:color w:val="000000" w:themeColor="text1"/>
        </w:rPr>
      </w:pPr>
    </w:p>
    <w:p w14:paraId="26BA3A6F" w14:textId="40AE8A64"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Number of days per week worked: Five days</w:t>
      </w:r>
    </w:p>
    <w:p w14:paraId="68020DC7" w14:textId="4CC46017" w:rsidR="00DD26AE" w:rsidRDefault="00DD26AE" w:rsidP="0A567925">
      <w:pPr>
        <w:spacing w:line="256" w:lineRule="auto"/>
        <w:rPr>
          <w:rFonts w:ascii="Calibri" w:eastAsia="Calibri" w:hAnsi="Calibri" w:cs="Calibri"/>
          <w:color w:val="000000" w:themeColor="text1"/>
        </w:rPr>
      </w:pPr>
    </w:p>
    <w:p w14:paraId="0A4D1092" w14:textId="73CA2B17"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Department (s) in which intern worked: Technical Department </w:t>
      </w:r>
    </w:p>
    <w:p w14:paraId="6EC4E4FF" w14:textId="34CE4F50" w:rsidR="00DD26AE" w:rsidRDefault="00DD26AE" w:rsidP="0A567925">
      <w:pPr>
        <w:spacing w:line="256" w:lineRule="auto"/>
        <w:rPr>
          <w:rFonts w:ascii="Calibri" w:eastAsia="Calibri" w:hAnsi="Calibri" w:cs="Calibri"/>
          <w:color w:val="000000" w:themeColor="text1"/>
        </w:rPr>
      </w:pPr>
    </w:p>
    <w:p w14:paraId="16813183" w14:textId="6BE9576E" w:rsidR="00DD26AE" w:rsidRDefault="00DD26AE" w:rsidP="0A567925">
      <w:pPr>
        <w:spacing w:line="256" w:lineRule="auto"/>
        <w:rPr>
          <w:rFonts w:ascii="Calibri" w:eastAsia="Calibri" w:hAnsi="Calibri" w:cs="Calibri"/>
          <w:color w:val="000000" w:themeColor="text1"/>
        </w:rPr>
      </w:pPr>
      <w:r>
        <w:lastRenderedPageBreak/>
        <w:br/>
      </w:r>
      <w:r w:rsidR="27D26E76" w:rsidRPr="0A567925">
        <w:rPr>
          <w:rFonts w:ascii="Calibri" w:eastAsia="Calibri" w:hAnsi="Calibri" w:cs="Calibri"/>
          <w:color w:val="000000" w:themeColor="text1"/>
        </w:rPr>
        <w:t>General nature of work undertaken: Data compilation and report writing for a world bank project in Nigeria.</w:t>
      </w:r>
    </w:p>
    <w:p w14:paraId="32C783CC" w14:textId="2EF322EB" w:rsidR="00DD26AE" w:rsidRDefault="00DD26AE" w:rsidP="0A567925">
      <w:pPr>
        <w:spacing w:line="256" w:lineRule="auto"/>
        <w:rPr>
          <w:rFonts w:ascii="Calibri" w:eastAsia="Calibri" w:hAnsi="Calibri" w:cs="Calibri"/>
          <w:color w:val="000000" w:themeColor="text1"/>
        </w:rPr>
      </w:pPr>
    </w:p>
    <w:p w14:paraId="75295F58" w14:textId="4DAF741A"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Specific projects undertaken or documents prepared: </w:t>
      </w:r>
    </w:p>
    <w:p w14:paraId="2DFD4BA1" w14:textId="741EFF7E" w:rsidR="00DD26AE" w:rsidRDefault="00DD26AE" w:rsidP="0A567925">
      <w:pPr>
        <w:spacing w:line="256" w:lineRule="auto"/>
        <w:rPr>
          <w:rFonts w:ascii="Calibri" w:eastAsia="Calibri" w:hAnsi="Calibri" w:cs="Calibri"/>
          <w:color w:val="000000" w:themeColor="text1"/>
        </w:rPr>
      </w:pPr>
    </w:p>
    <w:p w14:paraId="05CE6F8A" w14:textId="0FD6D6FE" w:rsidR="00DD26AE" w:rsidRDefault="00DD26AE" w:rsidP="0A567925">
      <w:pPr>
        <w:spacing w:line="256" w:lineRule="auto"/>
        <w:rPr>
          <w:rFonts w:ascii="Calibri" w:eastAsia="Calibri" w:hAnsi="Calibri" w:cs="Calibri"/>
          <w:color w:val="000000" w:themeColor="text1"/>
        </w:rPr>
      </w:pPr>
    </w:p>
    <w:p w14:paraId="5494275C" w14:textId="31796C76"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Skills required of the student in order to undertake this work: Report writing, GIS software skill, Microsoft packages skill, office ethics skill, communication skill and minutes taking.</w:t>
      </w:r>
    </w:p>
    <w:p w14:paraId="1C7957F0" w14:textId="7C81DA57" w:rsidR="00DD26AE" w:rsidRDefault="00DD26AE" w:rsidP="0A567925">
      <w:pPr>
        <w:spacing w:line="256" w:lineRule="auto"/>
        <w:rPr>
          <w:rFonts w:ascii="Calibri" w:eastAsia="Calibri" w:hAnsi="Calibri" w:cs="Calibri"/>
          <w:color w:val="000000" w:themeColor="text1"/>
        </w:rPr>
      </w:pPr>
    </w:p>
    <w:p w14:paraId="77655BFB" w14:textId="4507765C" w:rsidR="00DD26AE" w:rsidRDefault="00DD26AE" w:rsidP="0A567925">
      <w:pPr>
        <w:spacing w:line="256" w:lineRule="auto"/>
        <w:rPr>
          <w:rFonts w:ascii="Calibri" w:eastAsia="Calibri" w:hAnsi="Calibri" w:cs="Calibri"/>
          <w:color w:val="000000" w:themeColor="text1"/>
          <w:sz w:val="28"/>
          <w:szCs w:val="28"/>
        </w:rPr>
      </w:pPr>
    </w:p>
    <w:p w14:paraId="74DFFA41" w14:textId="5CFD0B27" w:rsidR="0DA6F7FC" w:rsidRDefault="0DA6F7FC" w:rsidP="0DA6F7FC">
      <w:pPr>
        <w:spacing w:line="256" w:lineRule="auto"/>
        <w:rPr>
          <w:rFonts w:ascii="Calibri" w:eastAsia="Calibri" w:hAnsi="Calibri" w:cs="Calibri"/>
          <w:b/>
          <w:bCs/>
          <w:color w:val="000000" w:themeColor="text1"/>
          <w:sz w:val="28"/>
          <w:szCs w:val="28"/>
        </w:rPr>
      </w:pPr>
    </w:p>
    <w:p w14:paraId="7A418C76" w14:textId="7BD9C909" w:rsidR="00DD26AE" w:rsidRDefault="27D26E76" w:rsidP="0A567925">
      <w:pPr>
        <w:spacing w:line="256" w:lineRule="auto"/>
        <w:rPr>
          <w:rFonts w:ascii="Calibri" w:eastAsia="Calibri" w:hAnsi="Calibri" w:cs="Calibri"/>
          <w:color w:val="000000" w:themeColor="text1"/>
          <w:sz w:val="28"/>
          <w:szCs w:val="28"/>
        </w:rPr>
      </w:pPr>
      <w:r w:rsidRPr="0A567925">
        <w:rPr>
          <w:rFonts w:ascii="Calibri" w:eastAsia="Calibri" w:hAnsi="Calibri" w:cs="Calibri"/>
          <w:b/>
          <w:bCs/>
          <w:color w:val="000000" w:themeColor="text1"/>
          <w:sz w:val="28"/>
          <w:szCs w:val="28"/>
        </w:rPr>
        <w:t>Assessment of Student</w:t>
      </w:r>
    </w:p>
    <w:p w14:paraId="6F8CF00A" w14:textId="696342D1"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Please tick the appropriate boxes in the table below</w:t>
      </w:r>
    </w:p>
    <w:tbl>
      <w:tblPr>
        <w:tblW w:w="0" w:type="auto"/>
        <w:tblLayout w:type="fixed"/>
        <w:tblLook w:val="04A0" w:firstRow="1" w:lastRow="0" w:firstColumn="1" w:lastColumn="0" w:noHBand="0" w:noVBand="1"/>
      </w:tblPr>
      <w:tblGrid>
        <w:gridCol w:w="3489"/>
        <w:gridCol w:w="1827"/>
        <w:gridCol w:w="1722"/>
        <w:gridCol w:w="1977"/>
      </w:tblGrid>
      <w:tr w:rsidR="0A567925" w14:paraId="23016EF5"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D9CA15" w14:textId="3EB8C3B1" w:rsidR="0A567925" w:rsidRDefault="0A567925" w:rsidP="0A567925">
            <w:pPr>
              <w:spacing w:line="276" w:lineRule="auto"/>
            </w:pP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417630" w14:textId="755196EC" w:rsidR="0A567925" w:rsidRDefault="0A567925" w:rsidP="0A567925">
            <w:pPr>
              <w:spacing w:line="276" w:lineRule="auto"/>
              <w:jc w:val="center"/>
            </w:pPr>
            <w:r w:rsidRPr="0A567925">
              <w:t>Unsatisfactory</w:t>
            </w: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4B3763" w14:textId="013B08D7" w:rsidR="0A567925" w:rsidRDefault="0A567925" w:rsidP="0A567925">
            <w:pPr>
              <w:spacing w:line="276" w:lineRule="auto"/>
              <w:jc w:val="center"/>
            </w:pPr>
            <w:r w:rsidRPr="0A567925">
              <w:t>Satisfactory</w:t>
            </w: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AC902C" w14:textId="3152215F" w:rsidR="0A567925" w:rsidRDefault="0A567925" w:rsidP="0A567925">
            <w:pPr>
              <w:spacing w:line="276" w:lineRule="auto"/>
              <w:jc w:val="center"/>
            </w:pPr>
            <w:r w:rsidRPr="0A567925">
              <w:t>More than satisfactory</w:t>
            </w:r>
          </w:p>
        </w:tc>
      </w:tr>
      <w:tr w:rsidR="0A567925" w14:paraId="45D9A91F"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92309F" w14:textId="2B1BFC2B" w:rsidR="0A567925" w:rsidRDefault="0A567925" w:rsidP="0A567925">
            <w:pPr>
              <w:spacing w:line="276" w:lineRule="auto"/>
            </w:pPr>
            <w:r w:rsidRPr="0A567925">
              <w:t>Intellectual capacity</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7B5427" w14:textId="40CD476D" w:rsidR="0A567925" w:rsidRDefault="0A567925" w:rsidP="0A567925">
            <w:pPr>
              <w:spacing w:line="276" w:lineRule="auto"/>
            </w:pP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C1AD84" w14:textId="5110A689" w:rsidR="0A567925" w:rsidRDefault="0A567925" w:rsidP="0A567925">
            <w:pPr>
              <w:spacing w:line="276" w:lineRule="auto"/>
            </w:pP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BECC1B" w14:textId="2D5F21CC" w:rsidR="0A567925" w:rsidRDefault="0A567925" w:rsidP="0A567925">
            <w:pPr>
              <w:spacing w:line="276" w:lineRule="auto"/>
              <w:jc w:val="center"/>
            </w:pPr>
            <w:r w:rsidRPr="0A567925">
              <w:t>X</w:t>
            </w:r>
          </w:p>
        </w:tc>
      </w:tr>
      <w:tr w:rsidR="0A567925" w14:paraId="4D1BE757"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DDFBA6" w14:textId="0EAD8DAA" w:rsidR="0A567925" w:rsidRDefault="0A567925" w:rsidP="0A567925">
            <w:pPr>
              <w:spacing w:line="276" w:lineRule="auto"/>
            </w:pPr>
            <w:r w:rsidRPr="0A567925">
              <w:t>Willingness to learn new skills</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2F70A4" w14:textId="74CCFED7" w:rsidR="0A567925" w:rsidRDefault="0A567925" w:rsidP="0A567925">
            <w:pPr>
              <w:spacing w:line="276" w:lineRule="auto"/>
            </w:pP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089103" w14:textId="77E58D08" w:rsidR="0A567925" w:rsidRDefault="0A567925" w:rsidP="0A567925">
            <w:pPr>
              <w:spacing w:line="276" w:lineRule="auto"/>
            </w:pP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1263A3" w14:textId="3DEC1FA6" w:rsidR="0A567925" w:rsidRDefault="0A567925" w:rsidP="0A567925">
            <w:pPr>
              <w:spacing w:line="276" w:lineRule="auto"/>
              <w:jc w:val="center"/>
            </w:pPr>
            <w:r w:rsidRPr="0A567925">
              <w:t>X</w:t>
            </w:r>
          </w:p>
        </w:tc>
      </w:tr>
      <w:tr w:rsidR="0A567925" w14:paraId="53890BB6"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312A6F" w14:textId="738FE7E8" w:rsidR="0A567925" w:rsidRDefault="0A567925" w:rsidP="0A567925">
            <w:pPr>
              <w:spacing w:line="276" w:lineRule="auto"/>
            </w:pPr>
            <w:r w:rsidRPr="0A567925">
              <w:t>Ability to work with other people</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42693C" w14:textId="1EDFB15C" w:rsidR="0A567925" w:rsidRDefault="0A567925" w:rsidP="0A567925">
            <w:pPr>
              <w:spacing w:line="276" w:lineRule="auto"/>
            </w:pP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1A4119" w14:textId="52B129E0" w:rsidR="0A567925" w:rsidRDefault="0A567925" w:rsidP="0A567925">
            <w:pPr>
              <w:spacing w:line="276" w:lineRule="auto"/>
            </w:pP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4CB4A2" w14:textId="2BF82785" w:rsidR="0A567925" w:rsidRDefault="0A567925" w:rsidP="0A567925">
            <w:pPr>
              <w:spacing w:line="276" w:lineRule="auto"/>
              <w:jc w:val="center"/>
            </w:pPr>
            <w:r w:rsidRPr="0A567925">
              <w:t>X</w:t>
            </w:r>
          </w:p>
        </w:tc>
      </w:tr>
      <w:tr w:rsidR="0A567925" w14:paraId="4D509FA7"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6EF11A" w14:textId="38AE4DD7" w:rsidR="0A567925" w:rsidRDefault="0A567925" w:rsidP="0A567925">
            <w:pPr>
              <w:spacing w:line="276" w:lineRule="auto"/>
            </w:pPr>
            <w:r w:rsidRPr="0A567925">
              <w:t>Professionalism</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C1F0AE" w14:textId="221C2425" w:rsidR="0A567925" w:rsidRDefault="0A567925" w:rsidP="0A567925">
            <w:pPr>
              <w:spacing w:line="276" w:lineRule="auto"/>
            </w:pP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E21C32" w14:textId="158C78A5" w:rsidR="0A567925" w:rsidRDefault="0A567925" w:rsidP="0A567925">
            <w:pPr>
              <w:spacing w:line="276" w:lineRule="auto"/>
            </w:pP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515262" w14:textId="45C479BD" w:rsidR="0A567925" w:rsidRDefault="0A567925" w:rsidP="0A567925">
            <w:pPr>
              <w:spacing w:line="276" w:lineRule="auto"/>
              <w:jc w:val="center"/>
            </w:pPr>
            <w:r w:rsidRPr="0A567925">
              <w:t>X</w:t>
            </w:r>
          </w:p>
        </w:tc>
      </w:tr>
      <w:tr w:rsidR="0A567925" w14:paraId="4918AEAF"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284CA8" w14:textId="38D2AFC7" w:rsidR="0A567925" w:rsidRDefault="0A567925" w:rsidP="0A567925">
            <w:pPr>
              <w:spacing w:line="276" w:lineRule="auto"/>
            </w:pPr>
            <w:r w:rsidRPr="0A567925">
              <w:t>Quantity of work</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D9A416" w14:textId="11A75EB7" w:rsidR="0A567925" w:rsidRDefault="0A567925" w:rsidP="0A567925">
            <w:pPr>
              <w:spacing w:line="276" w:lineRule="auto"/>
            </w:pP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C1E8E9" w14:textId="7986E841" w:rsidR="0A567925" w:rsidRDefault="0A567925" w:rsidP="0A567925">
            <w:pPr>
              <w:spacing w:line="276" w:lineRule="auto"/>
            </w:pP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19B143" w14:textId="7FD9749B" w:rsidR="0A567925" w:rsidRDefault="0A567925" w:rsidP="0A567925">
            <w:pPr>
              <w:spacing w:line="276" w:lineRule="auto"/>
              <w:jc w:val="center"/>
            </w:pPr>
            <w:r w:rsidRPr="0A567925">
              <w:t>X</w:t>
            </w:r>
          </w:p>
        </w:tc>
      </w:tr>
      <w:tr w:rsidR="0A567925" w14:paraId="57BF40A8"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64A74F" w14:textId="46C3A828" w:rsidR="0A567925" w:rsidRDefault="0A567925" w:rsidP="0A567925">
            <w:pPr>
              <w:spacing w:line="276" w:lineRule="auto"/>
            </w:pPr>
            <w:r w:rsidRPr="0A567925">
              <w:t>Quality of work output</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733895" w14:textId="24964984" w:rsidR="0A567925" w:rsidRDefault="0A567925" w:rsidP="0A567925">
            <w:pPr>
              <w:spacing w:line="276" w:lineRule="auto"/>
            </w:pP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BEA217" w14:textId="00AB5316" w:rsidR="0A567925" w:rsidRDefault="0A567925" w:rsidP="0A567925">
            <w:pPr>
              <w:spacing w:line="276" w:lineRule="auto"/>
            </w:pP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EC824E" w14:textId="6F1ACA6C" w:rsidR="0A567925" w:rsidRDefault="0A567925" w:rsidP="0A567925">
            <w:pPr>
              <w:spacing w:line="276" w:lineRule="auto"/>
              <w:jc w:val="center"/>
            </w:pPr>
            <w:r w:rsidRPr="0A567925">
              <w:t>X</w:t>
            </w:r>
          </w:p>
        </w:tc>
      </w:tr>
      <w:tr w:rsidR="0A567925" w14:paraId="51C0BC9F" w14:textId="77777777" w:rsidTr="0A567925">
        <w:tc>
          <w:tcPr>
            <w:tcW w:w="3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C1007" w14:textId="39C58C92" w:rsidR="0A567925" w:rsidRDefault="0A567925" w:rsidP="0A567925">
            <w:pPr>
              <w:spacing w:line="276" w:lineRule="auto"/>
            </w:pPr>
            <w:r w:rsidRPr="0A567925">
              <w:t>Overall assessment</w:t>
            </w:r>
          </w:p>
        </w:tc>
        <w:tc>
          <w:tcPr>
            <w:tcW w:w="182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3233C3" w14:textId="5419EF74" w:rsidR="0A567925" w:rsidRDefault="0A567925" w:rsidP="0A567925">
            <w:pPr>
              <w:spacing w:line="276" w:lineRule="auto"/>
            </w:pPr>
          </w:p>
        </w:tc>
        <w:tc>
          <w:tcPr>
            <w:tcW w:w="17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A22DD9" w14:textId="46D74DBE" w:rsidR="0A567925" w:rsidRDefault="0A567925" w:rsidP="0A567925">
            <w:pPr>
              <w:spacing w:line="276" w:lineRule="auto"/>
            </w:pPr>
          </w:p>
        </w:tc>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B9A43B" w14:textId="3879AF2E" w:rsidR="0A567925" w:rsidRDefault="0A567925" w:rsidP="0A567925">
            <w:pPr>
              <w:spacing w:line="276" w:lineRule="auto"/>
              <w:jc w:val="center"/>
            </w:pPr>
            <w:r w:rsidRPr="0A567925">
              <w:t>X</w:t>
            </w:r>
          </w:p>
        </w:tc>
      </w:tr>
    </w:tbl>
    <w:p w14:paraId="3E3D9289" w14:textId="3BA59CF6" w:rsidR="00DD26AE" w:rsidRDefault="00DD26AE" w:rsidP="0A567925">
      <w:pPr>
        <w:spacing w:line="256" w:lineRule="auto"/>
        <w:rPr>
          <w:rFonts w:ascii="Calibri" w:eastAsia="Calibri" w:hAnsi="Calibri" w:cs="Calibri"/>
          <w:color w:val="000000" w:themeColor="text1"/>
        </w:rPr>
      </w:pPr>
    </w:p>
    <w:p w14:paraId="3E1C21E3" w14:textId="40448A37"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Any additional comments on the student’s performance:</w:t>
      </w:r>
    </w:p>
    <w:p w14:paraId="46AE30A3" w14:textId="7EA536E9" w:rsidR="00DD26AE" w:rsidRDefault="00DD26AE" w:rsidP="0A567925">
      <w:pPr>
        <w:spacing w:line="256" w:lineRule="auto"/>
        <w:rPr>
          <w:rFonts w:ascii="Calibri" w:eastAsia="Calibri" w:hAnsi="Calibri" w:cs="Calibri"/>
          <w:color w:val="000000" w:themeColor="text1"/>
        </w:rPr>
      </w:pPr>
    </w:p>
    <w:p w14:paraId="27E611AA" w14:textId="3FB4F8A7" w:rsidR="00DD26AE" w:rsidRDefault="00DD26AE" w:rsidP="0A567925">
      <w:pPr>
        <w:spacing w:line="256" w:lineRule="auto"/>
        <w:rPr>
          <w:rFonts w:ascii="Calibri" w:eastAsia="Calibri" w:hAnsi="Calibri" w:cs="Calibri"/>
          <w:color w:val="000000" w:themeColor="text1"/>
        </w:rPr>
      </w:pPr>
    </w:p>
    <w:p w14:paraId="57FD85F1" w14:textId="44022225" w:rsidR="00DD26AE" w:rsidRDefault="27D26E76" w:rsidP="0A567925">
      <w:pPr>
        <w:spacing w:line="256" w:lineRule="auto"/>
        <w:rPr>
          <w:rFonts w:ascii="Calibri" w:eastAsia="Calibri" w:hAnsi="Calibri" w:cs="Calibri"/>
          <w:color w:val="000000" w:themeColor="text1"/>
          <w:sz w:val="28"/>
          <w:szCs w:val="28"/>
        </w:rPr>
      </w:pPr>
      <w:r w:rsidRPr="0A567925">
        <w:rPr>
          <w:rFonts w:ascii="Calibri" w:eastAsia="Calibri" w:hAnsi="Calibri" w:cs="Calibri"/>
          <w:b/>
          <w:bCs/>
          <w:color w:val="000000" w:themeColor="text1"/>
          <w:sz w:val="28"/>
          <w:szCs w:val="28"/>
        </w:rPr>
        <w:t>Value to your Institution</w:t>
      </w:r>
    </w:p>
    <w:p w14:paraId="060080FC" w14:textId="201A990E" w:rsidR="00DD26AE" w:rsidRDefault="00DD26AE" w:rsidP="0A567925">
      <w:pPr>
        <w:spacing w:line="256" w:lineRule="auto"/>
        <w:rPr>
          <w:rFonts w:ascii="Calibri" w:eastAsia="Calibri" w:hAnsi="Calibri" w:cs="Calibri"/>
          <w:color w:val="000000" w:themeColor="text1"/>
        </w:rPr>
      </w:pPr>
    </w:p>
    <w:p w14:paraId="40A8CF2F" w14:textId="6B8AC067"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Has this internship proved valuable to your institution?</w:t>
      </w:r>
    </w:p>
    <w:p w14:paraId="17274969" w14:textId="25288011"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Yes! great support on a special project.</w:t>
      </w:r>
    </w:p>
    <w:p w14:paraId="426FDDCB" w14:textId="12055CC0" w:rsidR="00DD26AE" w:rsidRDefault="00DD26AE" w:rsidP="0A567925">
      <w:pPr>
        <w:spacing w:line="256" w:lineRule="auto"/>
        <w:rPr>
          <w:rFonts w:ascii="Calibri" w:eastAsia="Calibri" w:hAnsi="Calibri" w:cs="Calibri"/>
          <w:color w:val="000000" w:themeColor="text1"/>
        </w:rPr>
      </w:pPr>
    </w:p>
    <w:p w14:paraId="52D2CEB2" w14:textId="7D625561" w:rsidR="00DD26AE" w:rsidRDefault="00DD26AE" w:rsidP="0A567925">
      <w:pPr>
        <w:spacing w:line="256" w:lineRule="auto"/>
        <w:rPr>
          <w:rFonts w:ascii="Calibri" w:eastAsia="Calibri" w:hAnsi="Calibri" w:cs="Calibri"/>
          <w:color w:val="000000" w:themeColor="text1"/>
        </w:rPr>
      </w:pPr>
    </w:p>
    <w:p w14:paraId="4C1417BB" w14:textId="5ABE1166"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 xml:space="preserve">Would your institution be prepared to offer further internships to CEPMLP students in the future? </w:t>
      </w:r>
    </w:p>
    <w:p w14:paraId="790975B4" w14:textId="76672ACB"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YES</w:t>
      </w:r>
    </w:p>
    <w:p w14:paraId="50483F4D" w14:textId="7677B7D8" w:rsidR="00DD26AE" w:rsidRDefault="00DD26AE" w:rsidP="0A567925">
      <w:pPr>
        <w:spacing w:line="256" w:lineRule="auto"/>
        <w:rPr>
          <w:rFonts w:ascii="Calibri" w:eastAsia="Calibri" w:hAnsi="Calibri" w:cs="Calibri"/>
          <w:color w:val="000000" w:themeColor="text1"/>
        </w:rPr>
      </w:pPr>
    </w:p>
    <w:p w14:paraId="33F86174" w14:textId="709D8B70" w:rsidR="00DD26AE" w:rsidRDefault="00DD26AE" w:rsidP="0A567925">
      <w:pPr>
        <w:spacing w:line="256" w:lineRule="auto"/>
        <w:rPr>
          <w:rFonts w:ascii="Calibri" w:eastAsia="Calibri" w:hAnsi="Calibri" w:cs="Calibri"/>
          <w:color w:val="000000" w:themeColor="text1"/>
        </w:rPr>
      </w:pPr>
    </w:p>
    <w:p w14:paraId="58992080" w14:textId="0679C5B7"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If “yes” please provide information on the type of student you might prefer. If “no,” please explain.</w:t>
      </w:r>
    </w:p>
    <w:p w14:paraId="396D15B1" w14:textId="396C8EC8" w:rsidR="00DD26AE" w:rsidRDefault="00DD26AE" w:rsidP="0A567925">
      <w:pPr>
        <w:spacing w:line="256" w:lineRule="auto"/>
        <w:rPr>
          <w:rFonts w:ascii="Calibri" w:eastAsia="Calibri" w:hAnsi="Calibri" w:cs="Calibri"/>
          <w:color w:val="000000" w:themeColor="text1"/>
        </w:rPr>
      </w:pPr>
    </w:p>
    <w:p w14:paraId="2164F8BE" w14:textId="19D80033" w:rsidR="00DD26AE" w:rsidRDefault="00DD26AE" w:rsidP="0A567925">
      <w:pPr>
        <w:spacing w:line="256" w:lineRule="auto"/>
        <w:rPr>
          <w:rFonts w:ascii="Calibri" w:eastAsia="Calibri" w:hAnsi="Calibri" w:cs="Calibri"/>
          <w:color w:val="000000" w:themeColor="text1"/>
        </w:rPr>
      </w:pPr>
    </w:p>
    <w:p w14:paraId="6FD0AC45" w14:textId="0F92C90E"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Signed:  Adriana Mantilla Pimiento</w:t>
      </w:r>
      <w:r w:rsidR="00DD26AE">
        <w:tab/>
      </w:r>
    </w:p>
    <w:p w14:paraId="2BC1334D" w14:textId="48672272" w:rsidR="00DD26AE" w:rsidRDefault="00DD26AE" w:rsidP="0A567925">
      <w:pPr>
        <w:spacing w:line="256" w:lineRule="auto"/>
        <w:rPr>
          <w:rFonts w:ascii="Calibri" w:eastAsia="Calibri" w:hAnsi="Calibri" w:cs="Calibri"/>
          <w:color w:val="000000" w:themeColor="text1"/>
        </w:rPr>
      </w:pPr>
    </w:p>
    <w:p w14:paraId="56427628" w14:textId="4E2A6CA5"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Date: 15</w:t>
      </w:r>
      <w:r w:rsidRPr="0A567925">
        <w:rPr>
          <w:rFonts w:ascii="Calibri" w:eastAsia="Calibri" w:hAnsi="Calibri" w:cs="Calibri"/>
          <w:color w:val="000000" w:themeColor="text1"/>
          <w:vertAlign w:val="superscript"/>
        </w:rPr>
        <w:t>th</w:t>
      </w:r>
      <w:r w:rsidRPr="0A567925">
        <w:rPr>
          <w:rFonts w:ascii="Calibri" w:eastAsia="Calibri" w:hAnsi="Calibri" w:cs="Calibri"/>
          <w:color w:val="000000" w:themeColor="text1"/>
        </w:rPr>
        <w:t xml:space="preserve"> July 2022</w:t>
      </w:r>
    </w:p>
    <w:p w14:paraId="7D8DE004" w14:textId="7D4E26BA" w:rsidR="00DD26AE" w:rsidRDefault="00DD26AE" w:rsidP="0A567925">
      <w:pPr>
        <w:spacing w:line="256" w:lineRule="auto"/>
        <w:rPr>
          <w:rFonts w:ascii="Calibri" w:eastAsia="Calibri" w:hAnsi="Calibri" w:cs="Calibri"/>
          <w:color w:val="000000" w:themeColor="text1"/>
        </w:rPr>
      </w:pPr>
    </w:p>
    <w:p w14:paraId="2F7EDD55" w14:textId="30A931B3" w:rsidR="00DD26AE" w:rsidRDefault="00DD26AE" w:rsidP="0A567925">
      <w:pPr>
        <w:spacing w:line="256" w:lineRule="auto"/>
        <w:rPr>
          <w:rFonts w:ascii="Calibri" w:eastAsia="Calibri" w:hAnsi="Calibri" w:cs="Calibri"/>
          <w:color w:val="000000" w:themeColor="text1"/>
        </w:rPr>
      </w:pPr>
    </w:p>
    <w:p w14:paraId="06ED073C" w14:textId="440FF020" w:rsidR="00DD26AE" w:rsidRDefault="00DD26AE" w:rsidP="0A567925">
      <w:pPr>
        <w:spacing w:line="256" w:lineRule="auto"/>
        <w:rPr>
          <w:rFonts w:ascii="Calibri" w:eastAsia="Calibri" w:hAnsi="Calibri" w:cs="Calibri"/>
          <w:color w:val="000000" w:themeColor="text1"/>
        </w:rPr>
      </w:pPr>
    </w:p>
    <w:p w14:paraId="75F2073E" w14:textId="406FC754" w:rsidR="00DD26AE" w:rsidRDefault="00DD26AE" w:rsidP="0A567925">
      <w:pPr>
        <w:spacing w:line="256" w:lineRule="auto"/>
        <w:rPr>
          <w:rFonts w:ascii="Calibri" w:eastAsia="Calibri" w:hAnsi="Calibri" w:cs="Calibri"/>
          <w:color w:val="000000" w:themeColor="text1"/>
        </w:rPr>
      </w:pPr>
    </w:p>
    <w:p w14:paraId="20405CCB" w14:textId="2399856E"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Thank you for providing our student with the opportunity to undertake this internship and for completing this form.</w:t>
      </w:r>
    </w:p>
    <w:p w14:paraId="79F945A4" w14:textId="209C4A48" w:rsidR="00DD26AE" w:rsidRDefault="00DD26AE" w:rsidP="0A567925">
      <w:pPr>
        <w:spacing w:line="256" w:lineRule="auto"/>
        <w:rPr>
          <w:rFonts w:ascii="Calibri" w:eastAsia="Calibri" w:hAnsi="Calibri" w:cs="Calibri"/>
          <w:color w:val="000000" w:themeColor="text1"/>
        </w:rPr>
      </w:pPr>
    </w:p>
    <w:p w14:paraId="61DA8219" w14:textId="2DA78667" w:rsidR="00DD26AE" w:rsidRDefault="00DD26AE" w:rsidP="0A567925">
      <w:pPr>
        <w:spacing w:line="256" w:lineRule="auto"/>
        <w:rPr>
          <w:rFonts w:ascii="Calibri" w:eastAsia="Calibri" w:hAnsi="Calibri" w:cs="Calibri"/>
          <w:color w:val="000000" w:themeColor="text1"/>
        </w:rPr>
      </w:pPr>
    </w:p>
    <w:p w14:paraId="039DEABD" w14:textId="7E9227C4" w:rsidR="00DD26AE" w:rsidRDefault="00DD26AE" w:rsidP="0A567925">
      <w:pPr>
        <w:rPr>
          <w:rFonts w:ascii="Calibri" w:eastAsia="Calibri" w:hAnsi="Calibri" w:cs="Calibri"/>
          <w:color w:val="000000" w:themeColor="text1"/>
        </w:rPr>
      </w:pPr>
      <w:r>
        <w:br w:type="page"/>
      </w:r>
    </w:p>
    <w:p w14:paraId="039390A0" w14:textId="2F6D9527" w:rsidR="00DD26AE" w:rsidRDefault="27D26E76" w:rsidP="0A567925">
      <w:pPr>
        <w:spacing w:line="256" w:lineRule="auto"/>
        <w:rPr>
          <w:rFonts w:ascii="Calibri" w:eastAsia="Calibri" w:hAnsi="Calibri" w:cs="Calibri"/>
          <w:color w:val="000000" w:themeColor="text1"/>
          <w:sz w:val="28"/>
          <w:szCs w:val="28"/>
        </w:rPr>
      </w:pPr>
      <w:r w:rsidRPr="0A567925">
        <w:rPr>
          <w:rFonts w:ascii="Calibri" w:eastAsia="Calibri" w:hAnsi="Calibri" w:cs="Calibri"/>
          <w:b/>
          <w:bCs/>
          <w:color w:val="000000" w:themeColor="text1"/>
          <w:sz w:val="28"/>
          <w:szCs w:val="28"/>
        </w:rPr>
        <w:lastRenderedPageBreak/>
        <w:t>Confidentiality Clause</w:t>
      </w:r>
    </w:p>
    <w:p w14:paraId="053E59E3" w14:textId="1261957F"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I agree that the Internship Report prepared by the student, based on the Internship Programme undertaken with this Company, may be lodged in the CEPMLP Information Services (Library), thus making it available to others to read:</w:t>
      </w:r>
    </w:p>
    <w:p w14:paraId="18B1DD99" w14:textId="242046C6" w:rsidR="00DD26AE" w:rsidRDefault="00DD26AE" w:rsidP="0A567925">
      <w:pPr>
        <w:spacing w:line="256" w:lineRule="auto"/>
        <w:rPr>
          <w:rFonts w:ascii="Calibri" w:eastAsia="Calibri" w:hAnsi="Calibri" w:cs="Calibri"/>
          <w:color w:val="000000" w:themeColor="text1"/>
        </w:rPr>
      </w:pPr>
    </w:p>
    <w:p w14:paraId="30F5BDBE" w14:textId="6E7B09FE"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Signed:</w:t>
      </w:r>
      <w:r w:rsidR="00DD26AE">
        <w:tab/>
      </w:r>
      <w:r w:rsidR="00DD26AE">
        <w:tab/>
      </w:r>
      <w:r w:rsidRPr="0A567925">
        <w:rPr>
          <w:rFonts w:ascii="Calibri" w:eastAsia="Calibri" w:hAnsi="Calibri" w:cs="Calibri"/>
          <w:color w:val="000000" w:themeColor="text1"/>
        </w:rPr>
        <w:t>…………………………………………………………………………………………………………………………………...</w:t>
      </w:r>
    </w:p>
    <w:p w14:paraId="1A9E6BD6" w14:textId="184FD680" w:rsidR="00DD26AE" w:rsidRDefault="00DD26AE" w:rsidP="0A567925">
      <w:pPr>
        <w:spacing w:line="256" w:lineRule="auto"/>
        <w:rPr>
          <w:rFonts w:ascii="Calibri" w:eastAsia="Calibri" w:hAnsi="Calibri" w:cs="Calibri"/>
          <w:color w:val="000000" w:themeColor="text1"/>
        </w:rPr>
      </w:pPr>
    </w:p>
    <w:p w14:paraId="41B3E2D7" w14:textId="1A5D8A0D"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I do not wish the student’s Internship Report, based on the Internship Programme undertaken with this Company, to be available to others to read, due to the confidential nature of the information contained within the Report:</w:t>
      </w:r>
    </w:p>
    <w:p w14:paraId="53FB90D7" w14:textId="2A6C1814" w:rsidR="00DD26AE" w:rsidRDefault="00DD26AE" w:rsidP="0A567925">
      <w:pPr>
        <w:spacing w:line="256" w:lineRule="auto"/>
        <w:rPr>
          <w:rFonts w:ascii="Calibri" w:eastAsia="Calibri" w:hAnsi="Calibri" w:cs="Calibri"/>
          <w:color w:val="000000" w:themeColor="text1"/>
        </w:rPr>
      </w:pPr>
    </w:p>
    <w:p w14:paraId="6DE40287" w14:textId="69D7E367" w:rsidR="00DD26AE" w:rsidRDefault="27D26E76" w:rsidP="0A567925">
      <w:pPr>
        <w:spacing w:line="256" w:lineRule="auto"/>
        <w:rPr>
          <w:rFonts w:ascii="Calibri" w:eastAsia="Calibri" w:hAnsi="Calibri" w:cs="Calibri"/>
          <w:color w:val="000000" w:themeColor="text1"/>
        </w:rPr>
      </w:pPr>
      <w:r w:rsidRPr="0A567925">
        <w:rPr>
          <w:rFonts w:ascii="Calibri" w:eastAsia="Calibri" w:hAnsi="Calibri" w:cs="Calibri"/>
          <w:color w:val="000000" w:themeColor="text1"/>
        </w:rPr>
        <w:t>Signed: Adriana Mantilla Pimiento</w:t>
      </w:r>
    </w:p>
    <w:p w14:paraId="130B8A6E" w14:textId="46A0DE11" w:rsidR="00DD26AE" w:rsidRDefault="00DD26AE" w:rsidP="0A567925">
      <w:pPr>
        <w:spacing w:line="256" w:lineRule="auto"/>
        <w:rPr>
          <w:rFonts w:ascii="Calibri" w:eastAsia="Calibri" w:hAnsi="Calibri" w:cs="Calibri"/>
          <w:color w:val="000000" w:themeColor="text1"/>
        </w:rPr>
      </w:pPr>
    </w:p>
    <w:p w14:paraId="7DAC5CA2" w14:textId="65B06C0C"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 xml:space="preserve">The assessment of the work undertaken should be based mainly on the report from the supervisor within the institution (which should be attached to this mark sheet) and to a lesser extent on the student’s own internship report. </w:t>
      </w:r>
    </w:p>
    <w:p w14:paraId="469C3388" w14:textId="293AE859"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Quantity of work done. To what extent does the institutional supervisor’s report indicate that the student worked hard?</w:t>
      </w:r>
    </w:p>
    <w:p w14:paraId="6FD5DFC0" w14:textId="293C294C"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Quality of work done. To what extent does the institutional supervisor’s report indicate that the student achieved what was expected and agreed, and showed interest, creativity, dedication, and inter-personal skills in carrying out the required tasks?</w:t>
      </w:r>
    </w:p>
    <w:p w14:paraId="23E2670F" w14:textId="657F6570"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Description of nature of work. How well does the report describe what the student actually did?</w:t>
      </w:r>
    </w:p>
    <w:p w14:paraId="75B88A71" w14:textId="14CB84CF"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Appreciation of practical relevance. How well does the report show that the student appreciated the practical relevance of the internship?</w:t>
      </w:r>
    </w:p>
    <w:p w14:paraId="5DCADE5A" w14:textId="542BE4D5"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Integration with previous learning at CEPMLP. How well does the report show that the student integrated their academic learning at CEPMLP with the practical experience of the internship?</w:t>
      </w:r>
    </w:p>
    <w:p w14:paraId="3FCC99B3" w14:textId="5510EB9A"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Development of new ideas and approaches. To what extent does the report show that the student has used the internship to develop new ideas, new understanding, or new approaches to the subject of the internship?</w:t>
      </w:r>
    </w:p>
    <w:p w14:paraId="32AABBDF" w14:textId="34BB4B75" w:rsidR="00DD26AE" w:rsidRDefault="27D26E76" w:rsidP="0A567925">
      <w:pPr>
        <w:pStyle w:val="ListParagraph"/>
        <w:numPr>
          <w:ilvl w:val="0"/>
          <w:numId w:val="6"/>
        </w:numPr>
        <w:spacing w:before="240" w:after="0" w:line="240" w:lineRule="auto"/>
        <w:jc w:val="both"/>
        <w:rPr>
          <w:rFonts w:ascii="Calibri" w:eastAsia="Calibri" w:hAnsi="Calibri" w:cs="Calibri"/>
          <w:color w:val="000000" w:themeColor="text1"/>
        </w:rPr>
      </w:pPr>
      <w:r w:rsidRPr="0A567925">
        <w:rPr>
          <w:rFonts w:ascii="Calibri" w:eastAsia="Calibri" w:hAnsi="Calibri" w:cs="Calibri"/>
          <w:color w:val="000000" w:themeColor="text1"/>
        </w:rPr>
        <w:t>Overall rating: this should be based on the integration of all the above considerations. The examiner is allowed some scope to decide an overall rating, but should recognise that in most cases (a) to gain an overall Distinction, students should achieve a distinction in all or nearly all the categories; and (b) a fail in any one or more of the categories marked by a * may deserve an overall fail.</w:t>
      </w:r>
    </w:p>
    <w:p w14:paraId="2DECC7F2" w14:textId="4D8B32C3" w:rsidR="00DD26AE" w:rsidRDefault="00DD26AE" w:rsidP="0A567925"/>
    <w:p w14:paraId="0088E10E" w14:textId="1E2E95DA" w:rsidR="0062135C" w:rsidRDefault="0062135C" w:rsidP="00DD26AE"/>
    <w:p w14:paraId="7C3795C6" w14:textId="7B79C081" w:rsidR="0062135C" w:rsidRDefault="0062135C" w:rsidP="00DD26AE"/>
    <w:p w14:paraId="08DB08EE" w14:textId="55F253DF" w:rsidR="0062135C" w:rsidRDefault="0062135C" w:rsidP="00DD26AE"/>
    <w:p w14:paraId="4C8881CE" w14:textId="2BE895FA" w:rsidR="0062135C" w:rsidRDefault="0062135C" w:rsidP="00DD26AE"/>
    <w:p w14:paraId="14CE5F01" w14:textId="7A5D16B3" w:rsidR="0062135C" w:rsidRDefault="0062135C" w:rsidP="00DD26AE"/>
    <w:p w14:paraId="34D60FBC" w14:textId="30FEB92F" w:rsidR="00111BC8" w:rsidRDefault="00111BC8" w:rsidP="0A567925"/>
    <w:p w14:paraId="449D956C" w14:textId="070A903E" w:rsidR="00111BC8" w:rsidRDefault="3C5FBC28" w:rsidP="00111BC8">
      <w:pPr>
        <w:jc w:val="center"/>
        <w:rPr>
          <w:b/>
          <w:bCs/>
        </w:rPr>
      </w:pPr>
      <w:r w:rsidRPr="167D7F8D">
        <w:rPr>
          <w:rStyle w:val="IntenseReference"/>
        </w:rPr>
        <w:t>CERTIFICATE OF INTERNSHIP</w:t>
      </w:r>
    </w:p>
    <w:p w14:paraId="12D433A4" w14:textId="76C20388" w:rsidR="00111BC8" w:rsidRPr="00111BC8" w:rsidRDefault="18996AA8" w:rsidP="3968B211">
      <w:r>
        <w:rPr>
          <w:noProof/>
        </w:rPr>
        <w:drawing>
          <wp:inline distT="0" distB="0" distL="0" distR="0" wp14:anchorId="0208D2FA" wp14:editId="675604C9">
            <wp:extent cx="6267450" cy="6553200"/>
            <wp:effectExtent l="0" t="0" r="0" b="0"/>
            <wp:docPr id="547877935" name="Picture 54787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67450" cy="6553200"/>
                    </a:xfrm>
                    <a:prstGeom prst="rect">
                      <a:avLst/>
                    </a:prstGeom>
                  </pic:spPr>
                </pic:pic>
              </a:graphicData>
            </a:graphic>
          </wp:inline>
        </w:drawing>
      </w:r>
    </w:p>
    <w:p w14:paraId="033DD488" w14:textId="760F2278" w:rsidR="00111BC8" w:rsidRPr="00111BC8" w:rsidRDefault="00111BC8" w:rsidP="00111BC8"/>
    <w:p w14:paraId="3DAA5739" w14:textId="4AE0F967" w:rsidR="00111BC8" w:rsidRPr="00111BC8" w:rsidRDefault="00111BC8" w:rsidP="00111BC8"/>
    <w:p w14:paraId="33CCBA23" w14:textId="500DA2C3" w:rsidR="00111BC8" w:rsidRPr="00111BC8" w:rsidRDefault="00111BC8" w:rsidP="00111BC8"/>
    <w:p w14:paraId="3629E8B5" w14:textId="00D147BE" w:rsidR="00111BC8" w:rsidRDefault="00111BC8" w:rsidP="00111BC8">
      <w:pPr>
        <w:rPr>
          <w:b/>
          <w:bCs/>
        </w:rPr>
      </w:pPr>
    </w:p>
    <w:p w14:paraId="77B9EB48" w14:textId="143BFFD0" w:rsidR="00111BC8" w:rsidRDefault="00111BC8" w:rsidP="00111BC8">
      <w:pPr>
        <w:tabs>
          <w:tab w:val="left" w:pos="2775"/>
        </w:tabs>
      </w:pPr>
      <w:r>
        <w:tab/>
      </w:r>
    </w:p>
    <w:p w14:paraId="5CD18C01" w14:textId="6DF4DA1A" w:rsidR="00111BC8" w:rsidRDefault="00111BC8" w:rsidP="00111BC8">
      <w:pPr>
        <w:tabs>
          <w:tab w:val="left" w:pos="2775"/>
        </w:tabs>
      </w:pPr>
    </w:p>
    <w:p w14:paraId="72994428" w14:textId="0A4E28D4" w:rsidR="0A567925" w:rsidRDefault="0A567925" w:rsidP="0A567925">
      <w:pPr>
        <w:tabs>
          <w:tab w:val="left" w:pos="2775"/>
        </w:tabs>
      </w:pPr>
    </w:p>
    <w:p w14:paraId="0D221B6B" w14:textId="557CAE4A" w:rsidR="00111BC8" w:rsidRPr="008A050D" w:rsidRDefault="00111BC8" w:rsidP="00111BC8">
      <w:pPr>
        <w:tabs>
          <w:tab w:val="left" w:pos="2775"/>
        </w:tabs>
        <w:jc w:val="center"/>
        <w:rPr>
          <w:b/>
          <w:bCs/>
        </w:rPr>
      </w:pPr>
      <w:r w:rsidRPr="167D7F8D">
        <w:rPr>
          <w:rStyle w:val="IntenseReference"/>
        </w:rPr>
        <w:t>ACKNOWLEDGEMENT</w:t>
      </w:r>
    </w:p>
    <w:p w14:paraId="6C6593FF" w14:textId="65EFEB49" w:rsidR="1A557CCF" w:rsidRDefault="1A557CCF" w:rsidP="000672B3">
      <w:pPr>
        <w:tabs>
          <w:tab w:val="left" w:pos="2775"/>
        </w:tabs>
        <w:jc w:val="both"/>
      </w:pPr>
      <w:r>
        <w:t xml:space="preserve">Firstly, I would like to </w:t>
      </w:r>
      <w:r w:rsidR="0E928F7E">
        <w:t>thank</w:t>
      </w:r>
      <w:r>
        <w:t xml:space="preserve"> God almighty for his protection and </w:t>
      </w:r>
      <w:r w:rsidR="58FA6200">
        <w:t>guidance</w:t>
      </w:r>
      <w:r>
        <w:t xml:space="preserve"> toward</w:t>
      </w:r>
      <w:r w:rsidR="79A7EF67">
        <w:t xml:space="preserve">s </w:t>
      </w:r>
      <w:r w:rsidR="07D07E82">
        <w:t>completing</w:t>
      </w:r>
      <w:r w:rsidR="79A7EF67">
        <w:t xml:space="preserve"> my </w:t>
      </w:r>
      <w:r w:rsidR="3FB3DEAA">
        <w:t>internship</w:t>
      </w:r>
      <w:r w:rsidR="79A7EF67">
        <w:t xml:space="preserve"> program and report</w:t>
      </w:r>
      <w:r w:rsidR="48E86A31">
        <w:t xml:space="preserve"> </w:t>
      </w:r>
      <w:r w:rsidR="0941695F">
        <w:t>despite</w:t>
      </w:r>
      <w:r w:rsidR="48E86A31">
        <w:t xml:space="preserve"> the various challenges I have encountered</w:t>
      </w:r>
      <w:r w:rsidR="7B0B23D6">
        <w:t>.</w:t>
      </w:r>
    </w:p>
    <w:p w14:paraId="5165B2A3" w14:textId="693A2991" w:rsidR="5EE724E7" w:rsidRDefault="5EE724E7" w:rsidP="000672B3">
      <w:pPr>
        <w:tabs>
          <w:tab w:val="left" w:pos="2775"/>
        </w:tabs>
        <w:jc w:val="both"/>
      </w:pPr>
      <w:r>
        <w:t>My sincere appreciation also goes to my course adviser, Dr Ana Bastida and my internship Superviso</w:t>
      </w:r>
      <w:r w:rsidR="31F09CDA">
        <w:t>r, Dr Simon Cook</w:t>
      </w:r>
      <w:r w:rsidR="48D77E9A">
        <w:t>,</w:t>
      </w:r>
      <w:r w:rsidR="31F09CDA">
        <w:t xml:space="preserve"> for their guidance and feedback towards </w:t>
      </w:r>
      <w:r w:rsidR="6CA195C6">
        <w:t>completing</w:t>
      </w:r>
      <w:r w:rsidR="31F09CDA">
        <w:t xml:space="preserve"> </w:t>
      </w:r>
      <w:r w:rsidR="7CDE7CB1">
        <w:t xml:space="preserve">a solid academic internship report. It was very challenging for me at the </w:t>
      </w:r>
      <w:r w:rsidR="051406D4">
        <w:t>beginning</w:t>
      </w:r>
      <w:r w:rsidR="13B66453">
        <w:t>,</w:t>
      </w:r>
      <w:r w:rsidR="3B8361E3">
        <w:t xml:space="preserve"> especially on how to structure my </w:t>
      </w:r>
      <w:r w:rsidR="5F14ADCB">
        <w:t>writing</w:t>
      </w:r>
      <w:r w:rsidR="7CDE7CB1">
        <w:t xml:space="preserve">, </w:t>
      </w:r>
      <w:r w:rsidR="73F6EB9A">
        <w:t>but with the</w:t>
      </w:r>
      <w:r w:rsidR="0E8CD9D6">
        <w:t xml:space="preserve">ir help, I </w:t>
      </w:r>
      <w:r w:rsidR="1C225D5B">
        <w:t>could</w:t>
      </w:r>
      <w:r w:rsidR="0E8CD9D6">
        <w:t xml:space="preserve"> give a good report </w:t>
      </w:r>
      <w:r w:rsidR="5EA02DB3">
        <w:t>and</w:t>
      </w:r>
      <w:r w:rsidR="0E8CD9D6">
        <w:t xml:space="preserve"> comple</w:t>
      </w:r>
      <w:r w:rsidR="4D31BF07">
        <w:t xml:space="preserve">te </w:t>
      </w:r>
      <w:r w:rsidR="63D27289">
        <w:t>it</w:t>
      </w:r>
      <w:r w:rsidR="4D31BF07">
        <w:t xml:space="preserve"> on time.</w:t>
      </w:r>
    </w:p>
    <w:p w14:paraId="01C9B6B4" w14:textId="40223067" w:rsidR="2C8431A0" w:rsidRDefault="2C8431A0" w:rsidP="000672B3">
      <w:pPr>
        <w:tabs>
          <w:tab w:val="left" w:pos="2775"/>
        </w:tabs>
        <w:jc w:val="both"/>
      </w:pPr>
      <w:r>
        <w:t>With a grateful heart, I am thankful to my host compan</w:t>
      </w:r>
      <w:r w:rsidR="7FFC723C">
        <w:t>y, Xcalibur Multiphysics</w:t>
      </w:r>
      <w:r w:rsidR="70EE700E">
        <w:t>,</w:t>
      </w:r>
      <w:r w:rsidR="7FFC723C">
        <w:t xml:space="preserve"> for </w:t>
      </w:r>
      <w:r w:rsidR="31DB14B1">
        <w:t>allowing</w:t>
      </w:r>
      <w:r w:rsidR="7FFC723C">
        <w:t xml:space="preserve"> me </w:t>
      </w:r>
      <w:r w:rsidR="14E53720">
        <w:t xml:space="preserve">to do my internship program in their </w:t>
      </w:r>
      <w:r w:rsidR="3B32B19B">
        <w:t>organi</w:t>
      </w:r>
      <w:r w:rsidR="2BA966B2">
        <w:t>sation</w:t>
      </w:r>
      <w:r w:rsidR="1346E31B">
        <w:t>.</w:t>
      </w:r>
      <w:r w:rsidR="620C4AD0">
        <w:t xml:space="preserve"> I want to </w:t>
      </w:r>
      <w:r w:rsidR="540E4E73">
        <w:t>t</w:t>
      </w:r>
      <w:r w:rsidR="620C4AD0">
        <w:t>hank</w:t>
      </w:r>
      <w:r w:rsidR="4F96963D">
        <w:t xml:space="preserve"> my supervisor</w:t>
      </w:r>
      <w:r w:rsidR="620C4AD0">
        <w:t xml:space="preserve"> Adriana Mantilla</w:t>
      </w:r>
      <w:r w:rsidR="1DFAFA65">
        <w:t xml:space="preserve"> head of </w:t>
      </w:r>
      <w:r w:rsidR="251298C0">
        <w:t>t</w:t>
      </w:r>
      <w:r w:rsidR="76A59463">
        <w:t xml:space="preserve">he </w:t>
      </w:r>
      <w:r w:rsidR="1DFAFA65">
        <w:t>tech</w:t>
      </w:r>
      <w:r w:rsidR="3370DD63">
        <w:t>nical department and Geophysical advisor</w:t>
      </w:r>
      <w:r w:rsidR="0D9CA779">
        <w:t>,</w:t>
      </w:r>
      <w:r w:rsidR="620C4AD0">
        <w:t xml:space="preserve"> for</w:t>
      </w:r>
      <w:r w:rsidR="431926D2">
        <w:t xml:space="preserve"> </w:t>
      </w:r>
      <w:r w:rsidR="4251B835">
        <w:t xml:space="preserve">her </w:t>
      </w:r>
      <w:r w:rsidR="431926D2">
        <w:t xml:space="preserve">support and always putting </w:t>
      </w:r>
      <w:r w:rsidR="38A50DAE">
        <w:t xml:space="preserve">me </w:t>
      </w:r>
      <w:r w:rsidR="431926D2">
        <w:t>first during the internship</w:t>
      </w:r>
      <w:r w:rsidR="288CF4F7">
        <w:t>;</w:t>
      </w:r>
      <w:r w:rsidR="1BF22B42">
        <w:t xml:space="preserve"> she </w:t>
      </w:r>
      <w:r w:rsidR="547BEACE">
        <w:t>organise</w:t>
      </w:r>
      <w:r w:rsidR="1B0EAFC1">
        <w:t>d</w:t>
      </w:r>
      <w:r w:rsidR="1BF22B42">
        <w:t xml:space="preserve"> my </w:t>
      </w:r>
      <w:r w:rsidR="11900E5C">
        <w:t>training</w:t>
      </w:r>
      <w:r w:rsidR="1BF22B42">
        <w:t xml:space="preserve"> </w:t>
      </w:r>
      <w:r w:rsidR="60676570">
        <w:t>and</w:t>
      </w:r>
      <w:r w:rsidR="1BF22B42">
        <w:t xml:space="preserve"> </w:t>
      </w:r>
      <w:r w:rsidR="11900E5C">
        <w:t>learning</w:t>
      </w:r>
      <w:r w:rsidR="1BF22B42">
        <w:t xml:space="preserve"> to help with my </w:t>
      </w:r>
      <w:r w:rsidR="1471D9D2">
        <w:t>internship</w:t>
      </w:r>
      <w:r w:rsidR="1BF22B42">
        <w:t xml:space="preserve"> report.</w:t>
      </w:r>
    </w:p>
    <w:p w14:paraId="1274A954" w14:textId="7AA7B3EF" w:rsidR="431926D2" w:rsidRDefault="199C539F" w:rsidP="000672B3">
      <w:pPr>
        <w:tabs>
          <w:tab w:val="left" w:pos="2775"/>
        </w:tabs>
        <w:jc w:val="both"/>
        <w:rPr>
          <w:del w:id="0" w:author="Mariam Kasali (Student)" w:date="2022-11-17T20:55:00Z"/>
        </w:rPr>
      </w:pPr>
      <w:r>
        <w:t>Finally, I want to thank my husband</w:t>
      </w:r>
      <w:r w:rsidR="7B84DEAD">
        <w:t>,</w:t>
      </w:r>
      <w:r w:rsidR="5758D289">
        <w:t xml:space="preserve"> </w:t>
      </w:r>
      <w:proofErr w:type="spellStart"/>
      <w:r w:rsidR="5758D289">
        <w:t>Kazeem</w:t>
      </w:r>
      <w:proofErr w:type="spellEnd"/>
      <w:r w:rsidR="5758D289">
        <w:t xml:space="preserve"> </w:t>
      </w:r>
      <w:proofErr w:type="spellStart"/>
      <w:r w:rsidR="5758D289">
        <w:t>Adetayo</w:t>
      </w:r>
      <w:proofErr w:type="spellEnd"/>
      <w:r w:rsidR="5758D289">
        <w:t xml:space="preserve"> Oduyebo</w:t>
      </w:r>
      <w:r>
        <w:t>, my parents</w:t>
      </w:r>
      <w:r w:rsidR="3532E07F">
        <w:t xml:space="preserve"> Dr and Mrs Kasali</w:t>
      </w:r>
      <w:r>
        <w:t xml:space="preserve"> and my</w:t>
      </w:r>
      <w:r w:rsidR="0114F2D8">
        <w:t xml:space="preserve"> sib</w:t>
      </w:r>
      <w:r w:rsidR="0F12EF35">
        <w:t xml:space="preserve">lings for their encouragement and </w:t>
      </w:r>
      <w:r w:rsidR="77822DCE">
        <w:t>support in making sure I had all that is required to w</w:t>
      </w:r>
      <w:r w:rsidR="38DD489D">
        <w:t>rite a good report and complete my MSc programme in flying colours.</w:t>
      </w:r>
    </w:p>
    <w:p w14:paraId="2B372094" w14:textId="681DA5D6" w:rsidR="00111BC8" w:rsidRDefault="00111BC8" w:rsidP="00111BC8">
      <w:pPr>
        <w:tabs>
          <w:tab w:val="left" w:pos="2775"/>
        </w:tabs>
        <w:jc w:val="center"/>
      </w:pPr>
    </w:p>
    <w:p w14:paraId="546FE3D9" w14:textId="6384E541" w:rsidR="008A050D" w:rsidRDefault="008A050D" w:rsidP="00111BC8">
      <w:pPr>
        <w:tabs>
          <w:tab w:val="left" w:pos="2775"/>
        </w:tabs>
        <w:jc w:val="center"/>
      </w:pPr>
    </w:p>
    <w:p w14:paraId="7C5BDE41" w14:textId="6B6A562D" w:rsidR="008A050D" w:rsidRDefault="008A050D" w:rsidP="00111BC8">
      <w:pPr>
        <w:tabs>
          <w:tab w:val="left" w:pos="2775"/>
        </w:tabs>
        <w:jc w:val="center"/>
      </w:pPr>
    </w:p>
    <w:p w14:paraId="6978F235" w14:textId="5FF0D0D1" w:rsidR="008A050D" w:rsidRDefault="008A050D" w:rsidP="00111BC8">
      <w:pPr>
        <w:tabs>
          <w:tab w:val="left" w:pos="2775"/>
        </w:tabs>
        <w:jc w:val="center"/>
      </w:pPr>
    </w:p>
    <w:p w14:paraId="3487BB8B" w14:textId="56328043" w:rsidR="008A050D" w:rsidRDefault="008A050D" w:rsidP="00111BC8">
      <w:pPr>
        <w:tabs>
          <w:tab w:val="left" w:pos="2775"/>
        </w:tabs>
        <w:jc w:val="center"/>
      </w:pPr>
    </w:p>
    <w:p w14:paraId="6A6F7017" w14:textId="502C15D2" w:rsidR="008A050D" w:rsidRDefault="008A050D" w:rsidP="00111BC8">
      <w:pPr>
        <w:tabs>
          <w:tab w:val="left" w:pos="2775"/>
        </w:tabs>
        <w:jc w:val="center"/>
      </w:pPr>
    </w:p>
    <w:p w14:paraId="464DEF9B" w14:textId="36EDF0BD" w:rsidR="008A050D" w:rsidRDefault="008A050D" w:rsidP="00111BC8">
      <w:pPr>
        <w:tabs>
          <w:tab w:val="left" w:pos="2775"/>
        </w:tabs>
        <w:jc w:val="center"/>
      </w:pPr>
    </w:p>
    <w:p w14:paraId="61395DEC" w14:textId="70D509B6" w:rsidR="008A050D" w:rsidRDefault="008A050D" w:rsidP="00111BC8">
      <w:pPr>
        <w:tabs>
          <w:tab w:val="left" w:pos="2775"/>
        </w:tabs>
        <w:jc w:val="center"/>
      </w:pPr>
    </w:p>
    <w:p w14:paraId="37E2894C" w14:textId="08B9FDF5" w:rsidR="008A050D" w:rsidRDefault="008A050D" w:rsidP="00111BC8">
      <w:pPr>
        <w:tabs>
          <w:tab w:val="left" w:pos="2775"/>
        </w:tabs>
        <w:jc w:val="center"/>
      </w:pPr>
    </w:p>
    <w:p w14:paraId="62504F35" w14:textId="3DFB8EBA" w:rsidR="008A050D" w:rsidRDefault="008A050D" w:rsidP="00111BC8">
      <w:pPr>
        <w:tabs>
          <w:tab w:val="left" w:pos="2775"/>
        </w:tabs>
        <w:jc w:val="center"/>
      </w:pPr>
    </w:p>
    <w:p w14:paraId="63482E44" w14:textId="76008AC0" w:rsidR="008A050D" w:rsidRDefault="008A050D" w:rsidP="3968B211">
      <w:pPr>
        <w:tabs>
          <w:tab w:val="left" w:pos="2775"/>
        </w:tabs>
        <w:jc w:val="center"/>
      </w:pPr>
    </w:p>
    <w:p w14:paraId="38D3573C" w14:textId="342251A3" w:rsidR="3968B211" w:rsidRDefault="3968B211" w:rsidP="3968B211">
      <w:pPr>
        <w:tabs>
          <w:tab w:val="left" w:pos="2775"/>
        </w:tabs>
        <w:jc w:val="center"/>
      </w:pPr>
    </w:p>
    <w:p w14:paraId="4A342BA9" w14:textId="3E52A99B" w:rsidR="3968B211" w:rsidRDefault="3968B211" w:rsidP="3968B211">
      <w:pPr>
        <w:tabs>
          <w:tab w:val="left" w:pos="2775"/>
        </w:tabs>
        <w:jc w:val="center"/>
      </w:pPr>
    </w:p>
    <w:p w14:paraId="2F29C44C" w14:textId="63E26DA5" w:rsidR="3968B211" w:rsidRDefault="3968B211" w:rsidP="3968B211">
      <w:pPr>
        <w:tabs>
          <w:tab w:val="left" w:pos="2775"/>
        </w:tabs>
        <w:jc w:val="center"/>
      </w:pPr>
    </w:p>
    <w:p w14:paraId="7B8D8F64" w14:textId="6B0A5123" w:rsidR="3968B211" w:rsidRDefault="3968B211" w:rsidP="3968B211">
      <w:pPr>
        <w:tabs>
          <w:tab w:val="left" w:pos="2775"/>
        </w:tabs>
        <w:jc w:val="center"/>
      </w:pPr>
    </w:p>
    <w:p w14:paraId="4FC28C4A" w14:textId="7C82AB95" w:rsidR="4853E535" w:rsidRDefault="4853E535" w:rsidP="4853E535">
      <w:pPr>
        <w:tabs>
          <w:tab w:val="left" w:pos="2775"/>
        </w:tabs>
        <w:jc w:val="center"/>
      </w:pPr>
    </w:p>
    <w:p w14:paraId="15C61F5E" w14:textId="7F4FB7AC" w:rsidR="5600670E" w:rsidRDefault="5600670E" w:rsidP="5600670E">
      <w:pPr>
        <w:tabs>
          <w:tab w:val="left" w:pos="2775"/>
        </w:tabs>
        <w:jc w:val="center"/>
      </w:pPr>
    </w:p>
    <w:p w14:paraId="02D955F9" w14:textId="334AE8BA" w:rsidR="5600670E" w:rsidRDefault="5600670E" w:rsidP="5600670E">
      <w:pPr>
        <w:tabs>
          <w:tab w:val="left" w:pos="2775"/>
        </w:tabs>
        <w:jc w:val="center"/>
      </w:pPr>
    </w:p>
    <w:p w14:paraId="39F01860" w14:textId="359A6CC8" w:rsidR="5600670E" w:rsidRDefault="5600670E" w:rsidP="5600670E">
      <w:pPr>
        <w:tabs>
          <w:tab w:val="left" w:pos="2775"/>
        </w:tabs>
        <w:jc w:val="center"/>
      </w:pPr>
    </w:p>
    <w:p w14:paraId="19131EF5" w14:textId="143E7980" w:rsidR="5600670E" w:rsidRDefault="5600670E" w:rsidP="5600670E">
      <w:pPr>
        <w:tabs>
          <w:tab w:val="left" w:pos="2775"/>
        </w:tabs>
        <w:jc w:val="center"/>
      </w:pPr>
    </w:p>
    <w:p w14:paraId="40474A56" w14:textId="18371CE3" w:rsidR="008A050D" w:rsidRDefault="008A050D" w:rsidP="00111BC8">
      <w:pPr>
        <w:tabs>
          <w:tab w:val="left" w:pos="2775"/>
        </w:tabs>
        <w:jc w:val="center"/>
        <w:rPr>
          <w:b/>
          <w:bCs/>
        </w:rPr>
      </w:pPr>
      <w:r w:rsidRPr="167D7F8D">
        <w:rPr>
          <w:rStyle w:val="IntenseReference"/>
        </w:rPr>
        <w:t>TABLE OF CONTENT</w:t>
      </w:r>
    </w:p>
    <w:p w14:paraId="67244C16" w14:textId="3311DDBE" w:rsidR="00C02C4E" w:rsidRDefault="7721D1A3" w:rsidP="167D7F8D">
      <w:pPr>
        <w:tabs>
          <w:tab w:val="left" w:pos="2775"/>
        </w:tabs>
        <w:jc w:val="both"/>
        <w:rPr>
          <w:b/>
          <w:bCs/>
        </w:rPr>
      </w:pPr>
      <w:r w:rsidRPr="167D7F8D">
        <w:rPr>
          <w:b/>
          <w:bCs/>
        </w:rPr>
        <w:t xml:space="preserve">TITTLE </w:t>
      </w:r>
      <w:r w:rsidR="7252CDB8" w:rsidRPr="167D7F8D">
        <w:rPr>
          <w:b/>
          <w:bCs/>
        </w:rPr>
        <w:t xml:space="preserve">                                                                                                                                      PAGE</w:t>
      </w:r>
    </w:p>
    <w:p w14:paraId="3EE2A86C" w14:textId="008C9079" w:rsidR="498A3786" w:rsidRDefault="498A3786" w:rsidP="647808C2">
      <w:pPr>
        <w:tabs>
          <w:tab w:val="left" w:pos="2775"/>
        </w:tabs>
        <w:jc w:val="both"/>
      </w:pPr>
      <w:r>
        <w:t>TITTLE PAGE.......................................................................................................              1</w:t>
      </w:r>
    </w:p>
    <w:p w14:paraId="5EAAED09" w14:textId="336B924F" w:rsidR="00C02C4E" w:rsidRDefault="545B75EE" w:rsidP="167D7F8D">
      <w:pPr>
        <w:tabs>
          <w:tab w:val="left" w:pos="2775"/>
        </w:tabs>
        <w:jc w:val="both"/>
        <w:rPr>
          <w:b/>
        </w:rPr>
      </w:pPr>
      <w:r>
        <w:t>APPROVAL FORM FOR INTERNSHIP..................................................................</w:t>
      </w:r>
      <w:r w:rsidR="3E66FD33">
        <w:t>.</w:t>
      </w:r>
      <w:r>
        <w:t xml:space="preserve">              2</w:t>
      </w:r>
    </w:p>
    <w:p w14:paraId="543B6AE3" w14:textId="3B18C551" w:rsidR="00B47D7B" w:rsidRDefault="35E2F4C7" w:rsidP="00541932">
      <w:pPr>
        <w:tabs>
          <w:tab w:val="left" w:pos="2775"/>
        </w:tabs>
        <w:jc w:val="both"/>
      </w:pPr>
      <w:r>
        <w:t>CERTIFICATE OF INTERNSHIP</w:t>
      </w:r>
      <w:r w:rsidR="1CD19F30">
        <w:t>............................................................................</w:t>
      </w:r>
      <w:r w:rsidR="56588B2F">
        <w:t>.</w:t>
      </w:r>
      <w:r w:rsidR="1E2ADBDC">
        <w:t xml:space="preserve">   </w:t>
      </w:r>
      <w:r w:rsidR="6FE668A9">
        <w:t xml:space="preserve">          </w:t>
      </w:r>
      <w:r w:rsidR="713453CE">
        <w:t>10</w:t>
      </w:r>
    </w:p>
    <w:p w14:paraId="3CA38FE7" w14:textId="6C6DA159" w:rsidR="00897ABE" w:rsidRDefault="6F04DA9C" w:rsidP="00541932">
      <w:pPr>
        <w:tabs>
          <w:tab w:val="left" w:pos="2775"/>
        </w:tabs>
        <w:jc w:val="both"/>
      </w:pPr>
      <w:r>
        <w:t>ACKNOWLEGDEMENTS</w:t>
      </w:r>
      <w:r w:rsidR="2BBB0727">
        <w:t xml:space="preserve">......................................................................................         </w:t>
      </w:r>
      <w:r w:rsidR="420497E8">
        <w:t xml:space="preserve">  </w:t>
      </w:r>
      <w:r w:rsidR="2BBB0727">
        <w:t xml:space="preserve">  </w:t>
      </w:r>
      <w:r w:rsidR="6738A0AC">
        <w:t xml:space="preserve"> </w:t>
      </w:r>
      <w:r w:rsidR="62038C4C">
        <w:t>11</w:t>
      </w:r>
    </w:p>
    <w:p w14:paraId="2D0965CA" w14:textId="527E74F9" w:rsidR="00897ABE" w:rsidRDefault="6F04DA9C" w:rsidP="00541932">
      <w:pPr>
        <w:tabs>
          <w:tab w:val="left" w:pos="2775"/>
        </w:tabs>
        <w:jc w:val="both"/>
      </w:pPr>
      <w:r>
        <w:t xml:space="preserve">TABLE OF CONTENTS </w:t>
      </w:r>
      <w:r w:rsidR="17B020C0">
        <w:t>........................................................................................</w:t>
      </w:r>
      <w:r w:rsidR="44496175">
        <w:t>.</w:t>
      </w:r>
      <w:r w:rsidR="03B66FFD">
        <w:t xml:space="preserve">    </w:t>
      </w:r>
      <w:r w:rsidR="17B020C0">
        <w:t xml:space="preserve">         </w:t>
      </w:r>
      <w:r w:rsidR="54E4D208">
        <w:t>12</w:t>
      </w:r>
    </w:p>
    <w:p w14:paraId="60B5D0C7" w14:textId="75063621" w:rsidR="00897ABE" w:rsidRDefault="6F04DA9C" w:rsidP="00541932">
      <w:pPr>
        <w:tabs>
          <w:tab w:val="left" w:pos="2775"/>
        </w:tabs>
        <w:jc w:val="both"/>
      </w:pPr>
      <w:r>
        <w:t>LIST OF FIGURES</w:t>
      </w:r>
      <w:r w:rsidR="51A54051">
        <w:t xml:space="preserve">..................................................................................................          </w:t>
      </w:r>
      <w:r w:rsidR="6A5C515A">
        <w:t xml:space="preserve"> </w:t>
      </w:r>
      <w:r w:rsidR="24503393">
        <w:t xml:space="preserve"> 1</w:t>
      </w:r>
      <w:r w:rsidR="301E279E">
        <w:t>4</w:t>
      </w:r>
    </w:p>
    <w:p w14:paraId="159D0B3A" w14:textId="6BD8D716" w:rsidR="00897ABE" w:rsidRDefault="6F04DA9C" w:rsidP="00541932">
      <w:pPr>
        <w:tabs>
          <w:tab w:val="left" w:pos="2775"/>
        </w:tabs>
        <w:jc w:val="both"/>
      </w:pPr>
      <w:r>
        <w:t>LIST OF TABLES</w:t>
      </w:r>
      <w:r w:rsidR="7516430B">
        <w:t>...................................................................................................</w:t>
      </w:r>
      <w:r w:rsidR="69C939F0">
        <w:t xml:space="preserve"> </w:t>
      </w:r>
      <w:r w:rsidR="7516430B">
        <w:t xml:space="preserve">           </w:t>
      </w:r>
      <w:r w:rsidR="6F0DF686">
        <w:t xml:space="preserve"> 1</w:t>
      </w:r>
      <w:r w:rsidR="2CAB49BE">
        <w:t>5</w:t>
      </w:r>
    </w:p>
    <w:p w14:paraId="68516B3B" w14:textId="1F69D0F4" w:rsidR="00897ABE" w:rsidRDefault="3DD3E5C9" w:rsidP="00541932">
      <w:pPr>
        <w:tabs>
          <w:tab w:val="left" w:pos="2775"/>
        </w:tabs>
        <w:jc w:val="both"/>
      </w:pPr>
      <w:r>
        <w:t xml:space="preserve">1.0 </w:t>
      </w:r>
      <w:r w:rsidR="53B573F7">
        <w:t>C</w:t>
      </w:r>
      <w:r w:rsidR="6F04DA9C">
        <w:t>HAPTER ONE</w:t>
      </w:r>
      <w:r w:rsidR="5C5E54FD">
        <w:t xml:space="preserve"> </w:t>
      </w:r>
      <w:r w:rsidR="1045446A">
        <w:t>INTRODUCTION</w:t>
      </w:r>
      <w:r w:rsidR="6F04DA9C">
        <w:t xml:space="preserve"> </w:t>
      </w:r>
      <w:r w:rsidR="1AFC5310">
        <w:t>…..........................................................</w:t>
      </w:r>
      <w:r w:rsidR="309B630F">
        <w:t>......</w:t>
      </w:r>
      <w:r w:rsidR="5ACCD86B">
        <w:t xml:space="preserve">           </w:t>
      </w:r>
      <w:r w:rsidR="56EAB965">
        <w:t xml:space="preserve">   1</w:t>
      </w:r>
      <w:r w:rsidR="246B9A4B">
        <w:t>6</w:t>
      </w:r>
    </w:p>
    <w:p w14:paraId="20665AD0" w14:textId="35AF4BAF" w:rsidR="00897ABE" w:rsidRDefault="52C7E7E5" w:rsidP="167D7F8D">
      <w:pPr>
        <w:tabs>
          <w:tab w:val="left" w:pos="2775"/>
        </w:tabs>
        <w:jc w:val="both"/>
      </w:pPr>
      <w:r>
        <w:t xml:space="preserve">     1.1</w:t>
      </w:r>
      <w:r w:rsidR="464CF328">
        <w:t>COMPANY</w:t>
      </w:r>
      <w:r w:rsidR="38FA91F9">
        <w:t xml:space="preserve"> </w:t>
      </w:r>
      <w:r w:rsidR="464CF328">
        <w:t>INFORMATION</w:t>
      </w:r>
      <w:r w:rsidR="1DE12E16">
        <w:t>........................</w:t>
      </w:r>
      <w:r w:rsidR="59A81F60">
        <w:t>............................................</w:t>
      </w:r>
      <w:r w:rsidR="1A899918">
        <w:t xml:space="preserve">....            </w:t>
      </w:r>
      <w:r w:rsidR="6A6F92EB">
        <w:t xml:space="preserve">  1</w:t>
      </w:r>
      <w:r w:rsidR="155E1FC0">
        <w:t>6</w:t>
      </w:r>
    </w:p>
    <w:p w14:paraId="290ED67E" w14:textId="5F100A19" w:rsidR="00897ABE" w:rsidRDefault="12320249" w:rsidP="167D7F8D">
      <w:pPr>
        <w:tabs>
          <w:tab w:val="left" w:pos="2775"/>
        </w:tabs>
        <w:jc w:val="both"/>
      </w:pPr>
      <w:r>
        <w:t xml:space="preserve">           1.1.1 ABOUT PAGODA PROJECTS.............................................................           </w:t>
      </w:r>
      <w:r w:rsidR="5060EE72">
        <w:t xml:space="preserve">    16</w:t>
      </w:r>
    </w:p>
    <w:p w14:paraId="70109CE4" w14:textId="306588C7" w:rsidR="00897ABE" w:rsidRDefault="5060EE72" w:rsidP="167D7F8D">
      <w:pPr>
        <w:tabs>
          <w:tab w:val="left" w:pos="2775"/>
        </w:tabs>
        <w:jc w:val="both"/>
      </w:pPr>
      <w:r>
        <w:t xml:space="preserve">           1.1.2 ABOUT XCALIBUR MULTIPHYSICS...................................................</w:t>
      </w:r>
      <w:r w:rsidR="18CABD48">
        <w:t>.</w:t>
      </w:r>
      <w:r>
        <w:t xml:space="preserve">                16</w:t>
      </w:r>
    </w:p>
    <w:p w14:paraId="05C5FA8E" w14:textId="0238FF19" w:rsidR="00897ABE" w:rsidRDefault="10322369" w:rsidP="00541932">
      <w:pPr>
        <w:tabs>
          <w:tab w:val="left" w:pos="2775"/>
        </w:tabs>
        <w:jc w:val="both"/>
      </w:pPr>
      <w:r>
        <w:t xml:space="preserve">     </w:t>
      </w:r>
      <w:r w:rsidR="2E811427">
        <w:t xml:space="preserve">1.2 </w:t>
      </w:r>
      <w:r w:rsidR="5647E842">
        <w:t>LOCATION</w:t>
      </w:r>
      <w:r w:rsidR="553B8727">
        <w:t xml:space="preserve"> AND MODE</w:t>
      </w:r>
      <w:r w:rsidR="5647E842">
        <w:t xml:space="preserve"> OF INTERNSHIP</w:t>
      </w:r>
      <w:r w:rsidR="7FDE0697">
        <w:t>....................................................</w:t>
      </w:r>
      <w:r w:rsidR="55B6413F">
        <w:t xml:space="preserve">     </w:t>
      </w:r>
      <w:r w:rsidR="50CBB505">
        <w:t xml:space="preserve">           17</w:t>
      </w:r>
    </w:p>
    <w:p w14:paraId="5939CEA6" w14:textId="4E888446" w:rsidR="00BD08D8" w:rsidRDefault="35280A63" w:rsidP="00541932">
      <w:pPr>
        <w:tabs>
          <w:tab w:val="left" w:pos="2775"/>
        </w:tabs>
        <w:jc w:val="both"/>
      </w:pPr>
      <w:r>
        <w:t xml:space="preserve">     </w:t>
      </w:r>
      <w:r w:rsidR="50CBB505">
        <w:t xml:space="preserve">1.3 </w:t>
      </w:r>
      <w:r w:rsidR="4D39FE64">
        <w:t>SCHEDULE OF INTERNSHIP</w:t>
      </w:r>
      <w:r w:rsidR="0C0409EC">
        <w:t>........................................................................</w:t>
      </w:r>
      <w:r w:rsidR="608C6E7A">
        <w:t xml:space="preserve">     </w:t>
      </w:r>
      <w:r w:rsidR="41568BBA">
        <w:t xml:space="preserve">    </w:t>
      </w:r>
      <w:r w:rsidR="3248A4A4">
        <w:t xml:space="preserve">  </w:t>
      </w:r>
      <w:r w:rsidR="38551059">
        <w:t xml:space="preserve">  </w:t>
      </w:r>
      <w:r w:rsidR="3248A4A4">
        <w:t xml:space="preserve">  18</w:t>
      </w:r>
      <w:r w:rsidR="41568BBA">
        <w:t xml:space="preserve">    </w:t>
      </w:r>
    </w:p>
    <w:p w14:paraId="06005197" w14:textId="754C76FA" w:rsidR="61A6AF68" w:rsidRDefault="4971A61C" w:rsidP="5F5C5D68">
      <w:pPr>
        <w:tabs>
          <w:tab w:val="left" w:pos="2775"/>
        </w:tabs>
        <w:jc w:val="both"/>
      </w:pPr>
      <w:r>
        <w:t xml:space="preserve">     </w:t>
      </w:r>
      <w:r w:rsidR="0C446B92">
        <w:t xml:space="preserve">1.4 </w:t>
      </w:r>
      <w:r w:rsidR="26329B7B">
        <w:t>BACKGROUND OF THE STUDY</w:t>
      </w:r>
      <w:r w:rsidR="575CDC2C">
        <w:t>.................................................................</w:t>
      </w:r>
      <w:r w:rsidR="7BAC5C4C">
        <w:t>..</w:t>
      </w:r>
      <w:r w:rsidR="7161C85F">
        <w:t xml:space="preserve">     </w:t>
      </w:r>
      <w:r w:rsidR="7E42F599">
        <w:t xml:space="preserve">       </w:t>
      </w:r>
      <w:r w:rsidR="1DD058D9">
        <w:t xml:space="preserve"> </w:t>
      </w:r>
      <w:r w:rsidR="7E42F599">
        <w:t xml:space="preserve">  19</w:t>
      </w:r>
    </w:p>
    <w:p w14:paraId="7B8A1ADA" w14:textId="5AFE0DBF" w:rsidR="45444391" w:rsidRDefault="45444391" w:rsidP="167D7F8D">
      <w:pPr>
        <w:tabs>
          <w:tab w:val="left" w:pos="2775"/>
        </w:tabs>
        <w:jc w:val="both"/>
      </w:pPr>
      <w:r>
        <w:t xml:space="preserve">     </w:t>
      </w:r>
      <w:r w:rsidR="7E42F599">
        <w:t>1.5 STATEMENT OF THE PROBLEM.............................................................</w:t>
      </w:r>
      <w:r w:rsidR="781D2FE0">
        <w:t>...</w:t>
      </w:r>
      <w:r w:rsidR="60723D12">
        <w:t xml:space="preserve">. </w:t>
      </w:r>
      <w:r w:rsidR="5A8CB0BD">
        <w:t xml:space="preserve">     </w:t>
      </w:r>
      <w:r w:rsidR="7E42F599">
        <w:t xml:space="preserve">          21</w:t>
      </w:r>
    </w:p>
    <w:p w14:paraId="1925B95E" w14:textId="135CD1FD" w:rsidR="7A6928E6" w:rsidRDefault="7A6928E6" w:rsidP="167D7F8D">
      <w:pPr>
        <w:tabs>
          <w:tab w:val="left" w:pos="2775"/>
        </w:tabs>
        <w:jc w:val="both"/>
      </w:pPr>
      <w:r>
        <w:t xml:space="preserve">     </w:t>
      </w:r>
      <w:r w:rsidR="7E42F599">
        <w:t>1.6 AIM OF THE STUDY..............................................................................</w:t>
      </w:r>
      <w:r w:rsidR="18392237">
        <w:t>..</w:t>
      </w:r>
      <w:r w:rsidR="758EE8E2">
        <w:t>...</w:t>
      </w:r>
      <w:r w:rsidR="7E42F599">
        <w:t xml:space="preserve"> </w:t>
      </w:r>
      <w:r w:rsidR="31C812D2">
        <w:t xml:space="preserve">         </w:t>
      </w:r>
      <w:r w:rsidR="7E42F599">
        <w:t xml:space="preserve">      22</w:t>
      </w:r>
    </w:p>
    <w:p w14:paraId="39F5EBDF" w14:textId="17EE249D" w:rsidR="0010705A" w:rsidRDefault="52848EFA" w:rsidP="00541932">
      <w:pPr>
        <w:tabs>
          <w:tab w:val="left" w:pos="2775"/>
        </w:tabs>
        <w:jc w:val="both"/>
      </w:pPr>
      <w:r>
        <w:t xml:space="preserve">     </w:t>
      </w:r>
      <w:r w:rsidR="3B6570A5">
        <w:t xml:space="preserve">1.7 </w:t>
      </w:r>
      <w:r w:rsidR="5647E842">
        <w:t>OBJECTIVES</w:t>
      </w:r>
      <w:r w:rsidR="34FEDA41">
        <w:t xml:space="preserve"> OF THE STUDY</w:t>
      </w:r>
      <w:r w:rsidR="0CBAF75E">
        <w:t>....................................................................</w:t>
      </w:r>
      <w:r w:rsidR="0D82F688">
        <w:t>...</w:t>
      </w:r>
      <w:r w:rsidR="7CC08B73">
        <w:t xml:space="preserve">   </w:t>
      </w:r>
      <w:r w:rsidR="7F6CCAC0">
        <w:t xml:space="preserve">   </w:t>
      </w:r>
      <w:r w:rsidR="7CC08B73">
        <w:t xml:space="preserve">          22</w:t>
      </w:r>
    </w:p>
    <w:p w14:paraId="3D38C46C" w14:textId="33B90BD5" w:rsidR="0010705A" w:rsidRDefault="7CC08B73" w:rsidP="00541932">
      <w:pPr>
        <w:tabs>
          <w:tab w:val="left" w:pos="2775"/>
        </w:tabs>
        <w:jc w:val="both"/>
      </w:pPr>
      <w:r>
        <w:t xml:space="preserve">2.0 </w:t>
      </w:r>
      <w:r w:rsidR="288F77B4">
        <w:t>CHAPTER TWO</w:t>
      </w:r>
      <w:r w:rsidR="1045446A">
        <w:t xml:space="preserve">: </w:t>
      </w:r>
      <w:r w:rsidR="215307D9">
        <w:t>INTERNSHIP DESCRIPTION</w:t>
      </w:r>
      <w:r w:rsidR="72FE0BFC">
        <w:t>...................................................</w:t>
      </w:r>
      <w:r w:rsidR="5A61D075">
        <w:t xml:space="preserve">                23</w:t>
      </w:r>
    </w:p>
    <w:p w14:paraId="0087DA0B" w14:textId="1A33B2E1" w:rsidR="00BD08D8" w:rsidRDefault="2B4E03B6" w:rsidP="00541932">
      <w:pPr>
        <w:tabs>
          <w:tab w:val="left" w:pos="2775"/>
        </w:tabs>
        <w:jc w:val="both"/>
      </w:pPr>
      <w:r>
        <w:t xml:space="preserve">     2.1 MY JOB</w:t>
      </w:r>
      <w:r w:rsidR="491452B2">
        <w:t>.................................................................................</w:t>
      </w:r>
      <w:r w:rsidR="2D232AFE">
        <w:t>..................</w:t>
      </w:r>
      <w:r w:rsidR="0126D9DA">
        <w:t>...</w:t>
      </w:r>
      <w:r w:rsidR="47F2579C">
        <w:t xml:space="preserve"> </w:t>
      </w:r>
      <w:r w:rsidR="0126D9DA">
        <w:t xml:space="preserve">               </w:t>
      </w:r>
      <w:r w:rsidR="793DEF9E">
        <w:t>23</w:t>
      </w:r>
      <w:r w:rsidR="0126D9DA">
        <w:t xml:space="preserve">           </w:t>
      </w:r>
    </w:p>
    <w:p w14:paraId="10955807" w14:textId="3CF3812E" w:rsidR="39E420AF" w:rsidRDefault="39E420AF" w:rsidP="7E0B05AD">
      <w:pPr>
        <w:tabs>
          <w:tab w:val="left" w:pos="2775"/>
        </w:tabs>
        <w:jc w:val="both"/>
      </w:pPr>
      <w:r>
        <w:t xml:space="preserve">     2.2 MAJOR OBJECTIVES AND MY DUTIES AS AN INTERN</w:t>
      </w:r>
      <w:r w:rsidR="277576A4">
        <w:t>................................</w:t>
      </w:r>
      <w:r w:rsidR="4FFBACE2">
        <w:t xml:space="preserve"> </w:t>
      </w:r>
      <w:r>
        <w:t xml:space="preserve">               </w:t>
      </w:r>
      <w:r w:rsidR="287F6350">
        <w:t>24</w:t>
      </w:r>
      <w:r>
        <w:t xml:space="preserve">                  </w:t>
      </w:r>
    </w:p>
    <w:p w14:paraId="2246A25A" w14:textId="3A6A07A5" w:rsidR="0E58F26A" w:rsidRDefault="07EC4A12" w:rsidP="3968B211">
      <w:pPr>
        <w:tabs>
          <w:tab w:val="left" w:pos="2775"/>
        </w:tabs>
        <w:jc w:val="both"/>
      </w:pPr>
      <w:r>
        <w:t xml:space="preserve">     2.3 OVERVIEW OF OVERALL EXPERIENCE</w:t>
      </w:r>
      <w:r w:rsidR="72D07300">
        <w:t>.......................................................</w:t>
      </w:r>
      <w:r w:rsidR="49DF4359">
        <w:t xml:space="preserve"> </w:t>
      </w:r>
      <w:r>
        <w:t xml:space="preserve">               </w:t>
      </w:r>
      <w:r w:rsidR="6FED1CEB">
        <w:t>25</w:t>
      </w:r>
      <w:r>
        <w:t xml:space="preserve">               </w:t>
      </w:r>
    </w:p>
    <w:p w14:paraId="77139612" w14:textId="529DCD98" w:rsidR="00BD08D8" w:rsidRDefault="4B240B40" w:rsidP="00541932">
      <w:pPr>
        <w:tabs>
          <w:tab w:val="left" w:pos="2775"/>
        </w:tabs>
        <w:jc w:val="both"/>
      </w:pPr>
      <w:r>
        <w:t xml:space="preserve">3.0 </w:t>
      </w:r>
      <w:r w:rsidR="00BD08D8">
        <w:t>CHAPTER THREE:</w:t>
      </w:r>
      <w:r w:rsidR="00F925EA">
        <w:t xml:space="preserve"> CLIMATE-SMART MINING</w:t>
      </w:r>
      <w:r w:rsidR="7411FB66">
        <w:t>/ THE NIGERIA PROJECT</w:t>
      </w:r>
      <w:r w:rsidR="760C6ED4">
        <w:t>...........</w:t>
      </w:r>
      <w:r w:rsidR="6DFDD4D0">
        <w:t xml:space="preserve">   </w:t>
      </w:r>
      <w:r w:rsidR="00BD08D8">
        <w:t xml:space="preserve"> </w:t>
      </w:r>
      <w:r w:rsidR="7419C620">
        <w:t xml:space="preserve">            26</w:t>
      </w:r>
    </w:p>
    <w:p w14:paraId="3C4454D9" w14:textId="7463486C" w:rsidR="009D5CB0" w:rsidRDefault="77F78595" w:rsidP="00541932">
      <w:pPr>
        <w:tabs>
          <w:tab w:val="left" w:pos="2775"/>
        </w:tabs>
        <w:jc w:val="both"/>
      </w:pPr>
      <w:r>
        <w:t xml:space="preserve">     3.1 </w:t>
      </w:r>
      <w:r w:rsidR="2BC87B0F">
        <w:t>METHODOLOGY</w:t>
      </w:r>
      <w:r w:rsidR="1B10AA8E">
        <w:t>........................................................................................</w:t>
      </w:r>
      <w:r w:rsidR="13D7A40E">
        <w:t xml:space="preserve">  </w:t>
      </w:r>
      <w:r w:rsidR="30379060">
        <w:t xml:space="preserve"> </w:t>
      </w:r>
      <w:r w:rsidR="4EC83B44">
        <w:t xml:space="preserve">             </w:t>
      </w:r>
      <w:r w:rsidR="476E7861">
        <w:t>26</w:t>
      </w:r>
      <w:r w:rsidR="5F87C476">
        <w:t xml:space="preserve">       </w:t>
      </w:r>
      <w:r w:rsidR="4EC83B44">
        <w:t xml:space="preserve">  </w:t>
      </w:r>
      <w:r w:rsidR="5F87C476">
        <w:t xml:space="preserve">     </w:t>
      </w:r>
    </w:p>
    <w:p w14:paraId="4DAC015A" w14:textId="1B672B59" w:rsidR="13953216" w:rsidRDefault="4EC83B44" w:rsidP="13953216">
      <w:pPr>
        <w:tabs>
          <w:tab w:val="left" w:pos="2775"/>
        </w:tabs>
        <w:jc w:val="both"/>
      </w:pPr>
      <w:r>
        <w:t xml:space="preserve">           3.1.1 AIRBORNE GEOPHYSICAL SURVEY</w:t>
      </w:r>
      <w:r w:rsidR="30379060">
        <w:t>....................................................</w:t>
      </w:r>
      <w:r w:rsidR="5222E599">
        <w:t xml:space="preserve">  </w:t>
      </w:r>
      <w:r w:rsidR="0C622451">
        <w:t xml:space="preserve"> </w:t>
      </w:r>
      <w:r w:rsidR="31646E51">
        <w:t xml:space="preserve">             26</w:t>
      </w:r>
    </w:p>
    <w:p w14:paraId="132A42C8" w14:textId="709E6253" w:rsidR="5ED3E1D2" w:rsidRDefault="5ED3E1D2" w:rsidP="1971BDF2">
      <w:pPr>
        <w:tabs>
          <w:tab w:val="left" w:pos="2775"/>
        </w:tabs>
        <w:jc w:val="both"/>
      </w:pPr>
      <w:r>
        <w:t xml:space="preserve">           3.1.2 LITERATURE REVIEWS</w:t>
      </w:r>
      <w:r w:rsidR="40E8031B">
        <w:t>.......................................................................</w:t>
      </w:r>
      <w:r w:rsidR="6E32C1B7">
        <w:t xml:space="preserve">    </w:t>
      </w:r>
      <w:r w:rsidR="758551A6">
        <w:t xml:space="preserve"> </w:t>
      </w:r>
      <w:r w:rsidR="5810407A">
        <w:t xml:space="preserve">           26</w:t>
      </w:r>
    </w:p>
    <w:p w14:paraId="08B95895" w14:textId="64B2B1FA" w:rsidR="70595AD4" w:rsidRDefault="236B1358" w:rsidP="3968B211">
      <w:pPr>
        <w:tabs>
          <w:tab w:val="left" w:pos="2775"/>
        </w:tabs>
        <w:jc w:val="both"/>
      </w:pPr>
      <w:r>
        <w:t xml:space="preserve">     3.2 </w:t>
      </w:r>
      <w:r w:rsidR="70595AD4">
        <w:t>LITERATURE REVIEWS</w:t>
      </w:r>
      <w:r w:rsidR="75A14FAC">
        <w:t xml:space="preserve"> ON RELEVANT TOPICS</w:t>
      </w:r>
      <w:r w:rsidR="739C886E">
        <w:t>...........................................</w:t>
      </w:r>
      <w:r w:rsidR="43541C28">
        <w:t xml:space="preserve">   </w:t>
      </w:r>
      <w:r w:rsidR="02B0CC83">
        <w:t xml:space="preserve">  </w:t>
      </w:r>
      <w:r w:rsidR="39E8580E">
        <w:t xml:space="preserve">           27</w:t>
      </w:r>
    </w:p>
    <w:p w14:paraId="1A3CCF02" w14:textId="1EC7EFED" w:rsidR="2A424137" w:rsidRDefault="2A424137" w:rsidP="33423480">
      <w:pPr>
        <w:tabs>
          <w:tab w:val="left" w:pos="2775"/>
        </w:tabs>
        <w:jc w:val="both"/>
      </w:pPr>
      <w:r>
        <w:t xml:space="preserve">           3.2.1 ESTIMATES OF EMISSIONS ASSOCIATED WITH M</w:t>
      </w:r>
      <w:r w:rsidR="3BC78D03">
        <w:t xml:space="preserve">INERALS </w:t>
      </w:r>
      <w:r w:rsidR="466691F7">
        <w:t>MINING</w:t>
      </w:r>
      <w:r w:rsidR="332E27A6">
        <w:t>.</w:t>
      </w:r>
      <w:r w:rsidR="7354A522">
        <w:t xml:space="preserve"> </w:t>
      </w:r>
      <w:r w:rsidR="3DD40F3B">
        <w:t xml:space="preserve">   </w:t>
      </w:r>
      <w:r w:rsidR="3D373D20">
        <w:t xml:space="preserve"> </w:t>
      </w:r>
      <w:r w:rsidR="6AFE1B08">
        <w:t xml:space="preserve"> </w:t>
      </w:r>
      <w:r w:rsidR="3BC78D03">
        <w:t xml:space="preserve"> </w:t>
      </w:r>
      <w:r w:rsidR="7437C7F5">
        <w:t xml:space="preserve">         27</w:t>
      </w:r>
    </w:p>
    <w:p w14:paraId="4A287212" w14:textId="52138E24" w:rsidR="6FC1C56F" w:rsidRDefault="6FC1C56F" w:rsidP="061BDA0A">
      <w:pPr>
        <w:tabs>
          <w:tab w:val="left" w:pos="2775"/>
        </w:tabs>
        <w:jc w:val="both"/>
      </w:pPr>
      <w:r>
        <w:t xml:space="preserve">           3.2.2 GREENHOUSE GAS EMISSIONS IN NIGERIA</w:t>
      </w:r>
      <w:r w:rsidR="4A41659B">
        <w:t>......................................</w:t>
      </w:r>
      <w:r w:rsidR="6381D17A">
        <w:t xml:space="preserve">   </w:t>
      </w:r>
      <w:r w:rsidR="6C67A509">
        <w:t xml:space="preserve">  </w:t>
      </w:r>
      <w:r w:rsidR="4AF8C16A">
        <w:t xml:space="preserve">  </w:t>
      </w:r>
      <w:r w:rsidR="3E5F76B1">
        <w:t xml:space="preserve">         29</w:t>
      </w:r>
    </w:p>
    <w:p w14:paraId="67071248" w14:textId="59AB82FB" w:rsidR="6FC1C56F" w:rsidRDefault="6FC1C56F" w:rsidP="28597CDD">
      <w:pPr>
        <w:tabs>
          <w:tab w:val="left" w:pos="2775"/>
        </w:tabs>
        <w:jc w:val="both"/>
      </w:pPr>
      <w:r>
        <w:lastRenderedPageBreak/>
        <w:t xml:space="preserve">           3.2.3 SOLID MINERAL DISCOVERY IN NIGERIA</w:t>
      </w:r>
      <w:r w:rsidR="4A41659B">
        <w:t>..........................................</w:t>
      </w:r>
      <w:r w:rsidR="0DB694C2">
        <w:t xml:space="preserve">   </w:t>
      </w:r>
      <w:r w:rsidR="7E91DDB2">
        <w:t xml:space="preserve">  </w:t>
      </w:r>
      <w:r w:rsidR="7D065796">
        <w:t xml:space="preserve">           30</w:t>
      </w:r>
    </w:p>
    <w:p w14:paraId="60E175FE" w14:textId="5F009804" w:rsidR="2BB4A3BB" w:rsidRDefault="4A41659B" w:rsidP="3968B211">
      <w:pPr>
        <w:tabs>
          <w:tab w:val="left" w:pos="2775"/>
        </w:tabs>
        <w:jc w:val="both"/>
      </w:pPr>
      <w:r>
        <w:t xml:space="preserve">     3.3 </w:t>
      </w:r>
      <w:r w:rsidR="083D6A06">
        <w:t>DATA ANALYSIS</w:t>
      </w:r>
      <w:r w:rsidR="328B0F2F">
        <w:t>.........................................................................................</w:t>
      </w:r>
      <w:r w:rsidR="372A9686">
        <w:t xml:space="preserve">  </w:t>
      </w:r>
      <w:r w:rsidR="6B1DB4D0">
        <w:t xml:space="preserve">           </w:t>
      </w:r>
      <w:r w:rsidR="31C5A2F7">
        <w:t xml:space="preserve">   </w:t>
      </w:r>
      <w:r w:rsidR="6B1DB4D0">
        <w:t>31</w:t>
      </w:r>
    </w:p>
    <w:p w14:paraId="0EC77F21" w14:textId="05661F32" w:rsidR="164EDD14" w:rsidRDefault="4535FC78" w:rsidP="3968B211">
      <w:pPr>
        <w:tabs>
          <w:tab w:val="left" w:pos="2775"/>
        </w:tabs>
        <w:jc w:val="both"/>
      </w:pPr>
      <w:r>
        <w:t xml:space="preserve">     3.4 </w:t>
      </w:r>
      <w:r w:rsidR="20FC96B8">
        <w:t>KEY FINDINGS</w:t>
      </w:r>
      <w:r w:rsidR="1A720A1D">
        <w:t>............................................................................................</w:t>
      </w:r>
      <w:r w:rsidR="405B2A54">
        <w:t xml:space="preserve"> </w:t>
      </w:r>
      <w:r w:rsidR="0C6DE3A9">
        <w:t xml:space="preserve">            </w:t>
      </w:r>
      <w:r w:rsidR="375EECD2">
        <w:t xml:space="preserve">   </w:t>
      </w:r>
      <w:r w:rsidR="0C6DE3A9">
        <w:t>32</w:t>
      </w:r>
    </w:p>
    <w:p w14:paraId="5101BC73" w14:textId="6C9EA1F0" w:rsidR="23867C2D" w:rsidRDefault="23867C2D" w:rsidP="0B76DB2B">
      <w:pPr>
        <w:tabs>
          <w:tab w:val="left" w:pos="2775"/>
        </w:tabs>
        <w:jc w:val="both"/>
      </w:pPr>
      <w:r>
        <w:t xml:space="preserve">     3.</w:t>
      </w:r>
      <w:r w:rsidR="550333D0">
        <w:t>5</w:t>
      </w:r>
      <w:r>
        <w:t xml:space="preserve"> </w:t>
      </w:r>
      <w:r w:rsidR="385EFD48">
        <w:t>POTENTIAL CARBON EMISSIONS IN NIGERIA</w:t>
      </w:r>
      <w:r w:rsidR="14F37704">
        <w:t>...........................................</w:t>
      </w:r>
      <w:r w:rsidR="7110B361">
        <w:t>.</w:t>
      </w:r>
      <w:r w:rsidR="6ACFEB30">
        <w:t xml:space="preserve"> </w:t>
      </w:r>
      <w:r w:rsidR="02F7B20A">
        <w:t xml:space="preserve">   </w:t>
      </w:r>
      <w:r w:rsidR="42318E21">
        <w:t xml:space="preserve">            32</w:t>
      </w:r>
    </w:p>
    <w:p w14:paraId="6A417E33" w14:textId="02D00047" w:rsidR="152FC5BF" w:rsidRDefault="7110B361" w:rsidP="167D7F8D">
      <w:pPr>
        <w:tabs>
          <w:tab w:val="left" w:pos="2775"/>
        </w:tabs>
        <w:jc w:val="both"/>
      </w:pPr>
      <w:r>
        <w:t xml:space="preserve">4.0 </w:t>
      </w:r>
      <w:r w:rsidR="52BCECCA">
        <w:t xml:space="preserve">CHAPTER </w:t>
      </w:r>
      <w:r w:rsidR="64299874">
        <w:t>FOUR</w:t>
      </w:r>
      <w:r w:rsidR="500DF2F1">
        <w:t>.................................................................................</w:t>
      </w:r>
      <w:r w:rsidR="20D1702C">
        <w:t>.............</w:t>
      </w:r>
      <w:r w:rsidR="669EE3A7">
        <w:t xml:space="preserve">             </w:t>
      </w:r>
      <w:r w:rsidR="10A5A154">
        <w:t xml:space="preserve">   </w:t>
      </w:r>
      <w:r w:rsidR="669EE3A7">
        <w:t>33</w:t>
      </w:r>
    </w:p>
    <w:p w14:paraId="3AEF3511" w14:textId="24207731" w:rsidR="00F42B37" w:rsidRDefault="7C7E45D9" w:rsidP="00541932">
      <w:pPr>
        <w:tabs>
          <w:tab w:val="left" w:pos="2775"/>
        </w:tabs>
        <w:jc w:val="both"/>
      </w:pPr>
      <w:r>
        <w:t xml:space="preserve">    4.1 </w:t>
      </w:r>
      <w:r w:rsidR="1FBED21E">
        <w:t>RECOMMENDATION</w:t>
      </w:r>
      <w:r w:rsidR="29EC78D5">
        <w:t>...................................................................................</w:t>
      </w:r>
      <w:r w:rsidR="1A7A7184">
        <w:t xml:space="preserve">           </w:t>
      </w:r>
      <w:r w:rsidR="5B873D3D">
        <w:t xml:space="preserve"> </w:t>
      </w:r>
      <w:r w:rsidR="005A1E6D">
        <w:t xml:space="preserve">    </w:t>
      </w:r>
      <w:r w:rsidR="1A7A7184">
        <w:t>33</w:t>
      </w:r>
    </w:p>
    <w:p w14:paraId="6FF825DC" w14:textId="7AC41FC2" w:rsidR="43456521" w:rsidRDefault="31F98A54" w:rsidP="3968B211">
      <w:pPr>
        <w:tabs>
          <w:tab w:val="left" w:pos="2775"/>
        </w:tabs>
        <w:jc w:val="both"/>
      </w:pPr>
      <w:r>
        <w:t xml:space="preserve">    4.2 </w:t>
      </w:r>
      <w:r w:rsidR="1FBED21E">
        <w:t>LIMITATIONS</w:t>
      </w:r>
      <w:r w:rsidR="4F47278A">
        <w:t>...............................................................................................</w:t>
      </w:r>
      <w:r w:rsidR="1B1DC5AE">
        <w:t xml:space="preserve">           </w:t>
      </w:r>
      <w:r w:rsidR="13C6F3E4">
        <w:t xml:space="preserve">     </w:t>
      </w:r>
      <w:r w:rsidR="1B1DC5AE">
        <w:t>34</w:t>
      </w:r>
    </w:p>
    <w:p w14:paraId="24872CF2" w14:textId="4DD969C0" w:rsidR="00F42B37" w:rsidRDefault="5A614BA0" w:rsidP="00541932">
      <w:pPr>
        <w:tabs>
          <w:tab w:val="left" w:pos="2775"/>
        </w:tabs>
        <w:jc w:val="both"/>
      </w:pPr>
      <w:r>
        <w:t xml:space="preserve">5.0 </w:t>
      </w:r>
      <w:r w:rsidR="4CB831B4">
        <w:t>CHAPTER FIVE: CONCLUSIO</w:t>
      </w:r>
      <w:r w:rsidR="524BE846">
        <w:t>N</w:t>
      </w:r>
      <w:r w:rsidR="5EDAC7F9">
        <w:t>..........................................................................</w:t>
      </w:r>
      <w:r w:rsidR="666BEC46">
        <w:t xml:space="preserve">          </w:t>
      </w:r>
      <w:r w:rsidR="5564BDAF">
        <w:t xml:space="preserve">     </w:t>
      </w:r>
      <w:r w:rsidR="666BEC46">
        <w:t xml:space="preserve">35  </w:t>
      </w:r>
    </w:p>
    <w:p w14:paraId="00BBE786" w14:textId="715273E2" w:rsidR="00F42B37" w:rsidRPr="00F42B37" w:rsidRDefault="5EDAC7F9" w:rsidP="00541932">
      <w:pPr>
        <w:tabs>
          <w:tab w:val="left" w:pos="2775"/>
        </w:tabs>
        <w:jc w:val="both"/>
      </w:pPr>
      <w:r>
        <w:t xml:space="preserve">    </w:t>
      </w:r>
      <w:r w:rsidR="66DCC599">
        <w:t>5.1 CONCLUSION</w:t>
      </w:r>
      <w:r w:rsidR="633E256A">
        <w:t>...............................................................................................</w:t>
      </w:r>
      <w:r w:rsidR="48E325B7">
        <w:t xml:space="preserve">          </w:t>
      </w:r>
      <w:r w:rsidR="7BE63645">
        <w:t xml:space="preserve">     </w:t>
      </w:r>
      <w:r w:rsidR="48E325B7">
        <w:t>35</w:t>
      </w:r>
    </w:p>
    <w:p w14:paraId="16FC4647" w14:textId="5B1533B7" w:rsidR="00F42B37" w:rsidRDefault="633E256A" w:rsidP="00541932">
      <w:pPr>
        <w:tabs>
          <w:tab w:val="left" w:pos="2775"/>
        </w:tabs>
        <w:jc w:val="both"/>
      </w:pPr>
      <w:r>
        <w:t xml:space="preserve">6.0 </w:t>
      </w:r>
      <w:r w:rsidR="7617BD7A">
        <w:t>REFERENCE</w:t>
      </w:r>
      <w:r w:rsidR="23A41B59">
        <w:t>......................................................................................................</w:t>
      </w:r>
      <w:r w:rsidR="47144834">
        <w:t xml:space="preserve">          </w:t>
      </w:r>
      <w:r w:rsidR="1B4417AD">
        <w:t xml:space="preserve">     </w:t>
      </w:r>
      <w:r w:rsidR="47144834">
        <w:t>36</w:t>
      </w:r>
    </w:p>
    <w:p w14:paraId="7008D08E" w14:textId="6D599C9B" w:rsidR="00F42B37" w:rsidRPr="00F42B37" w:rsidRDefault="00F42B37" w:rsidP="00541932">
      <w:pPr>
        <w:tabs>
          <w:tab w:val="left" w:pos="2775"/>
        </w:tabs>
        <w:jc w:val="both"/>
        <w:rPr>
          <w:b/>
          <w:bCs/>
        </w:rPr>
      </w:pPr>
    </w:p>
    <w:p w14:paraId="202611F9" w14:textId="15FCB9B4" w:rsidR="167D7F8D" w:rsidRDefault="167D7F8D" w:rsidP="167D7F8D">
      <w:pPr>
        <w:tabs>
          <w:tab w:val="left" w:pos="2775"/>
        </w:tabs>
        <w:jc w:val="both"/>
        <w:rPr>
          <w:b/>
          <w:bCs/>
        </w:rPr>
      </w:pPr>
    </w:p>
    <w:p w14:paraId="220CB781" w14:textId="3D4542AA" w:rsidR="167D7F8D" w:rsidRDefault="167D7F8D" w:rsidP="167D7F8D">
      <w:pPr>
        <w:tabs>
          <w:tab w:val="left" w:pos="2775"/>
        </w:tabs>
        <w:jc w:val="both"/>
        <w:rPr>
          <w:b/>
          <w:bCs/>
        </w:rPr>
      </w:pPr>
    </w:p>
    <w:p w14:paraId="649D915D" w14:textId="02DA9AFE" w:rsidR="167D7F8D" w:rsidRDefault="167D7F8D" w:rsidP="167D7F8D">
      <w:pPr>
        <w:tabs>
          <w:tab w:val="left" w:pos="2775"/>
        </w:tabs>
        <w:jc w:val="both"/>
        <w:rPr>
          <w:b/>
          <w:bCs/>
        </w:rPr>
      </w:pPr>
    </w:p>
    <w:p w14:paraId="74D05242" w14:textId="6D791B96" w:rsidR="167D7F8D" w:rsidRDefault="167D7F8D" w:rsidP="167D7F8D">
      <w:pPr>
        <w:tabs>
          <w:tab w:val="left" w:pos="2775"/>
        </w:tabs>
        <w:jc w:val="both"/>
        <w:rPr>
          <w:b/>
          <w:bCs/>
        </w:rPr>
      </w:pPr>
    </w:p>
    <w:p w14:paraId="1F456384" w14:textId="20979DFD" w:rsidR="167D7F8D" w:rsidRDefault="167D7F8D" w:rsidP="167D7F8D">
      <w:pPr>
        <w:tabs>
          <w:tab w:val="left" w:pos="2775"/>
        </w:tabs>
        <w:jc w:val="both"/>
        <w:rPr>
          <w:b/>
          <w:bCs/>
        </w:rPr>
      </w:pPr>
    </w:p>
    <w:p w14:paraId="19689476" w14:textId="1358E2DE" w:rsidR="167D7F8D" w:rsidRDefault="167D7F8D" w:rsidP="167D7F8D">
      <w:pPr>
        <w:tabs>
          <w:tab w:val="left" w:pos="2775"/>
        </w:tabs>
        <w:jc w:val="both"/>
        <w:rPr>
          <w:b/>
          <w:bCs/>
        </w:rPr>
      </w:pPr>
    </w:p>
    <w:p w14:paraId="180D5F4C" w14:textId="4CB2C05B" w:rsidR="167D7F8D" w:rsidRDefault="167D7F8D" w:rsidP="167D7F8D">
      <w:pPr>
        <w:tabs>
          <w:tab w:val="left" w:pos="2775"/>
        </w:tabs>
        <w:jc w:val="both"/>
        <w:rPr>
          <w:b/>
          <w:bCs/>
        </w:rPr>
      </w:pPr>
    </w:p>
    <w:p w14:paraId="7466C53F" w14:textId="533CE282" w:rsidR="167D7F8D" w:rsidRDefault="167D7F8D" w:rsidP="167D7F8D">
      <w:pPr>
        <w:tabs>
          <w:tab w:val="left" w:pos="2775"/>
        </w:tabs>
        <w:jc w:val="both"/>
        <w:rPr>
          <w:b/>
          <w:bCs/>
        </w:rPr>
      </w:pPr>
    </w:p>
    <w:p w14:paraId="58572057" w14:textId="4275CC2F" w:rsidR="167D7F8D" w:rsidRDefault="167D7F8D" w:rsidP="167D7F8D">
      <w:pPr>
        <w:tabs>
          <w:tab w:val="left" w:pos="2775"/>
        </w:tabs>
        <w:jc w:val="both"/>
        <w:rPr>
          <w:b/>
          <w:bCs/>
        </w:rPr>
      </w:pPr>
    </w:p>
    <w:p w14:paraId="19CA6F60" w14:textId="23BF8433" w:rsidR="167D7F8D" w:rsidRDefault="167D7F8D" w:rsidP="167D7F8D">
      <w:pPr>
        <w:tabs>
          <w:tab w:val="left" w:pos="2775"/>
        </w:tabs>
        <w:jc w:val="both"/>
        <w:rPr>
          <w:b/>
          <w:bCs/>
        </w:rPr>
      </w:pPr>
    </w:p>
    <w:p w14:paraId="31B54DD3" w14:textId="0E73AEF6" w:rsidR="167D7F8D" w:rsidRDefault="167D7F8D" w:rsidP="167D7F8D">
      <w:pPr>
        <w:tabs>
          <w:tab w:val="left" w:pos="2775"/>
        </w:tabs>
        <w:jc w:val="both"/>
        <w:rPr>
          <w:b/>
          <w:bCs/>
        </w:rPr>
      </w:pPr>
    </w:p>
    <w:p w14:paraId="60750D1D" w14:textId="55CC83BB" w:rsidR="167D7F8D" w:rsidRDefault="167D7F8D" w:rsidP="167D7F8D">
      <w:pPr>
        <w:tabs>
          <w:tab w:val="left" w:pos="2775"/>
        </w:tabs>
        <w:jc w:val="both"/>
        <w:rPr>
          <w:b/>
          <w:bCs/>
        </w:rPr>
      </w:pPr>
    </w:p>
    <w:p w14:paraId="4417C1F0" w14:textId="7677BAFF" w:rsidR="167D7F8D" w:rsidRDefault="167D7F8D" w:rsidP="167D7F8D">
      <w:pPr>
        <w:tabs>
          <w:tab w:val="left" w:pos="2775"/>
        </w:tabs>
        <w:jc w:val="both"/>
        <w:rPr>
          <w:b/>
          <w:bCs/>
        </w:rPr>
      </w:pPr>
    </w:p>
    <w:p w14:paraId="665CB8FB" w14:textId="2005D25C" w:rsidR="167D7F8D" w:rsidRDefault="167D7F8D" w:rsidP="167D7F8D">
      <w:pPr>
        <w:tabs>
          <w:tab w:val="left" w:pos="2775"/>
        </w:tabs>
        <w:jc w:val="both"/>
        <w:rPr>
          <w:b/>
          <w:bCs/>
        </w:rPr>
      </w:pPr>
    </w:p>
    <w:p w14:paraId="379ED9A0" w14:textId="418BC363" w:rsidR="167D7F8D" w:rsidRDefault="167D7F8D" w:rsidP="167D7F8D">
      <w:pPr>
        <w:tabs>
          <w:tab w:val="left" w:pos="2775"/>
        </w:tabs>
        <w:jc w:val="both"/>
        <w:rPr>
          <w:b/>
          <w:bCs/>
        </w:rPr>
      </w:pPr>
    </w:p>
    <w:p w14:paraId="08660988" w14:textId="06D82907" w:rsidR="167D7F8D" w:rsidRDefault="167D7F8D" w:rsidP="167D7F8D">
      <w:pPr>
        <w:tabs>
          <w:tab w:val="left" w:pos="2775"/>
        </w:tabs>
        <w:jc w:val="both"/>
        <w:rPr>
          <w:b/>
          <w:bCs/>
        </w:rPr>
      </w:pPr>
    </w:p>
    <w:p w14:paraId="18261588" w14:textId="107B755A" w:rsidR="167D7F8D" w:rsidRDefault="167D7F8D" w:rsidP="167D7F8D">
      <w:pPr>
        <w:tabs>
          <w:tab w:val="left" w:pos="2775"/>
        </w:tabs>
        <w:jc w:val="both"/>
        <w:rPr>
          <w:b/>
          <w:bCs/>
        </w:rPr>
      </w:pPr>
    </w:p>
    <w:p w14:paraId="62CD5EA2" w14:textId="71D74B86" w:rsidR="167D7F8D" w:rsidRDefault="167D7F8D" w:rsidP="167D7F8D">
      <w:pPr>
        <w:tabs>
          <w:tab w:val="left" w:pos="2775"/>
        </w:tabs>
        <w:jc w:val="both"/>
        <w:rPr>
          <w:b/>
          <w:bCs/>
        </w:rPr>
      </w:pPr>
    </w:p>
    <w:p w14:paraId="064B6BD5" w14:textId="4C4FC2FC" w:rsidR="167D7F8D" w:rsidRDefault="167D7F8D" w:rsidP="167D7F8D">
      <w:pPr>
        <w:tabs>
          <w:tab w:val="left" w:pos="2775"/>
        </w:tabs>
        <w:jc w:val="both"/>
        <w:rPr>
          <w:b/>
          <w:bCs/>
        </w:rPr>
      </w:pPr>
    </w:p>
    <w:p w14:paraId="6822F58F" w14:textId="4A2ABDAC" w:rsidR="167D7F8D" w:rsidRDefault="167D7F8D" w:rsidP="167D7F8D">
      <w:pPr>
        <w:tabs>
          <w:tab w:val="left" w:pos="2775"/>
        </w:tabs>
        <w:jc w:val="both"/>
        <w:rPr>
          <w:b/>
          <w:bCs/>
        </w:rPr>
      </w:pPr>
    </w:p>
    <w:p w14:paraId="317FD056" w14:textId="1F089F99" w:rsidR="4853E535" w:rsidRDefault="4853E535" w:rsidP="4853E535">
      <w:pPr>
        <w:tabs>
          <w:tab w:val="left" w:pos="2775"/>
        </w:tabs>
        <w:jc w:val="both"/>
        <w:rPr>
          <w:b/>
          <w:bCs/>
        </w:rPr>
      </w:pPr>
    </w:p>
    <w:p w14:paraId="4DEB3699" w14:textId="2397D376" w:rsidR="3968B211" w:rsidRDefault="4054D750" w:rsidP="167D7F8D">
      <w:pPr>
        <w:tabs>
          <w:tab w:val="left" w:pos="2775"/>
        </w:tabs>
        <w:jc w:val="center"/>
        <w:rPr>
          <w:b/>
          <w:bCs/>
        </w:rPr>
      </w:pPr>
      <w:r w:rsidRPr="167D7F8D">
        <w:rPr>
          <w:rStyle w:val="IntenseReference"/>
        </w:rPr>
        <w:t xml:space="preserve">List of </w:t>
      </w:r>
      <w:r w:rsidR="03279F91" w:rsidRPr="167D7F8D">
        <w:rPr>
          <w:rStyle w:val="IntenseReference"/>
        </w:rPr>
        <w:t>FIGURES</w:t>
      </w:r>
    </w:p>
    <w:p w14:paraId="7E69B71C" w14:textId="183F6BD7" w:rsidR="167D7F8D" w:rsidRDefault="3FF392C8" w:rsidP="175825B6">
      <w:pPr>
        <w:tabs>
          <w:tab w:val="left" w:pos="2775"/>
        </w:tabs>
      </w:pPr>
      <w:r>
        <w:t>Figure 1 shows map of Spain.........................................................................................</w:t>
      </w:r>
      <w:r w:rsidR="2DB08D82">
        <w:t>...</w:t>
      </w:r>
      <w:r w:rsidR="4D9714D9">
        <w:t xml:space="preserve">         </w:t>
      </w:r>
      <w:r w:rsidR="37A25B04">
        <w:t xml:space="preserve"> </w:t>
      </w:r>
      <w:r w:rsidR="7481526B">
        <w:t xml:space="preserve"> </w:t>
      </w:r>
      <w:r w:rsidR="4D9714D9">
        <w:t>17</w:t>
      </w:r>
    </w:p>
    <w:p w14:paraId="4F84D84B" w14:textId="54DBA95E" w:rsidR="167D7F8D" w:rsidRDefault="04E8A18C" w:rsidP="175825B6">
      <w:pPr>
        <w:tabs>
          <w:tab w:val="left" w:pos="2775"/>
        </w:tabs>
      </w:pPr>
      <w:r>
        <w:t xml:space="preserve">Figure 2 shows map of Nigeria showing the states in Nigeria and the capital Abuja........        </w:t>
      </w:r>
      <w:r w:rsidR="74A7AFE8">
        <w:t xml:space="preserve"> </w:t>
      </w:r>
      <w:r w:rsidR="4BD6037A">
        <w:t xml:space="preserve"> </w:t>
      </w:r>
      <w:r>
        <w:t>18</w:t>
      </w:r>
    </w:p>
    <w:p w14:paraId="7C8AFE4C" w14:textId="66449945" w:rsidR="167D7F8D" w:rsidRDefault="6578B74F" w:rsidP="175825B6">
      <w:pPr>
        <w:tabs>
          <w:tab w:val="left" w:pos="2775"/>
        </w:tabs>
      </w:pPr>
      <w:r>
        <w:t xml:space="preserve">Figure 3 shows how most countries are investing in energy transition for a Net zero......        </w:t>
      </w:r>
      <w:r w:rsidR="0E906CCE">
        <w:t xml:space="preserve"> </w:t>
      </w:r>
      <w:r w:rsidR="2E72FA29">
        <w:t xml:space="preserve"> </w:t>
      </w:r>
      <w:r>
        <w:t>20</w:t>
      </w:r>
    </w:p>
    <w:p w14:paraId="6A8C7613" w14:textId="41D8384E" w:rsidR="167D7F8D" w:rsidRDefault="296DD124" w:rsidP="175825B6">
      <w:pPr>
        <w:tabs>
          <w:tab w:val="left" w:pos="2775"/>
        </w:tabs>
      </w:pPr>
      <w:r>
        <w:t>Figure 4 shows base metal ore mine emitting lower tonnes of CO2 gas than the coal mine.... 20</w:t>
      </w:r>
      <w:r w:rsidR="3FF392C8">
        <w:t xml:space="preserve"> </w:t>
      </w:r>
    </w:p>
    <w:p w14:paraId="5AE800EB" w14:textId="3055A2A6" w:rsidR="167D7F8D" w:rsidRDefault="72817F8C" w:rsidP="175825B6">
      <w:pPr>
        <w:tabs>
          <w:tab w:val="left" w:pos="2775"/>
        </w:tabs>
      </w:pPr>
      <w:r>
        <w:t>Figure 5 shows minerals required for clean energy transition................................................     21</w:t>
      </w:r>
    </w:p>
    <w:p w14:paraId="58D82DB3" w14:textId="75DD8F9F" w:rsidR="167D7F8D" w:rsidRDefault="4D8328A5" w:rsidP="175825B6">
      <w:pPr>
        <w:tabs>
          <w:tab w:val="left" w:pos="2775"/>
        </w:tabs>
      </w:pPr>
      <w:r>
        <w:t xml:space="preserve">Figure 6 shows map of Nigeria showing the geophysical survey area and mineral data coverage within the western block.....................................................................................................    </w:t>
      </w:r>
      <w:r w:rsidR="70626370">
        <w:t xml:space="preserve">     24</w:t>
      </w:r>
    </w:p>
    <w:p w14:paraId="47AADEE4" w14:textId="7B04FDB3" w:rsidR="167D7F8D" w:rsidRDefault="70626370" w:rsidP="175825B6">
      <w:pPr>
        <w:tabs>
          <w:tab w:val="left" w:pos="2775"/>
        </w:tabs>
      </w:pPr>
      <w:r>
        <w:t>Figure 7 shows carbon footprint of global Zinc production................................................          28</w:t>
      </w:r>
    </w:p>
    <w:p w14:paraId="0AC2310B" w14:textId="71289BDA" w:rsidR="167D7F8D" w:rsidRDefault="0C63A94C" w:rsidP="175825B6">
      <w:pPr>
        <w:tabs>
          <w:tab w:val="left" w:pos="2775"/>
        </w:tabs>
      </w:pPr>
      <w:r>
        <w:t>Figure 8 shows energy required in extracting Cobalt in Cumulative energy demand..........        29</w:t>
      </w:r>
    </w:p>
    <w:p w14:paraId="6C0602B2" w14:textId="5605DD64" w:rsidR="167D7F8D" w:rsidRDefault="2200ABC7" w:rsidP="175825B6">
      <w:pPr>
        <w:tabs>
          <w:tab w:val="left" w:pos="2775"/>
        </w:tabs>
      </w:pPr>
      <w:r>
        <w:t>Figure 9 shows the graph of Carbon emissions released during the mining of various green minerals................................................................................................................................         32</w:t>
      </w:r>
    </w:p>
    <w:p w14:paraId="5AF58D5D" w14:textId="588F3813" w:rsidR="167D7F8D" w:rsidRDefault="167D7F8D" w:rsidP="175825B6">
      <w:pPr>
        <w:tabs>
          <w:tab w:val="left" w:pos="2775"/>
        </w:tabs>
      </w:pPr>
    </w:p>
    <w:p w14:paraId="0D9E00D4" w14:textId="652DB06C" w:rsidR="167D7F8D" w:rsidRDefault="4D8328A5" w:rsidP="175825B6">
      <w:pPr>
        <w:tabs>
          <w:tab w:val="left" w:pos="2775"/>
        </w:tabs>
      </w:pPr>
      <w:r>
        <w:t xml:space="preserve">        </w:t>
      </w:r>
    </w:p>
    <w:p w14:paraId="1210001E" w14:textId="39B0F149" w:rsidR="167D7F8D" w:rsidRDefault="3FF392C8" w:rsidP="175825B6">
      <w:pPr>
        <w:tabs>
          <w:tab w:val="left" w:pos="2775"/>
        </w:tabs>
      </w:pPr>
      <w:r>
        <w:t xml:space="preserve">         </w:t>
      </w:r>
    </w:p>
    <w:p w14:paraId="3D2CF0EA" w14:textId="47384DF5" w:rsidR="3968B211" w:rsidRDefault="3968B211" w:rsidP="3968B211">
      <w:pPr>
        <w:tabs>
          <w:tab w:val="left" w:pos="2775"/>
        </w:tabs>
        <w:jc w:val="both"/>
        <w:rPr>
          <w:b/>
          <w:bCs/>
        </w:rPr>
      </w:pPr>
    </w:p>
    <w:p w14:paraId="6CF81927" w14:textId="6D8E34D9" w:rsidR="3968B211" w:rsidRDefault="3968B211" w:rsidP="3968B211">
      <w:pPr>
        <w:tabs>
          <w:tab w:val="left" w:pos="2775"/>
        </w:tabs>
        <w:jc w:val="both"/>
        <w:rPr>
          <w:b/>
          <w:bCs/>
        </w:rPr>
      </w:pPr>
    </w:p>
    <w:p w14:paraId="443E5763" w14:textId="31609877" w:rsidR="3968B211" w:rsidRDefault="3968B211" w:rsidP="3968B211">
      <w:pPr>
        <w:tabs>
          <w:tab w:val="left" w:pos="2775"/>
        </w:tabs>
        <w:jc w:val="both"/>
        <w:rPr>
          <w:b/>
          <w:bCs/>
        </w:rPr>
      </w:pPr>
    </w:p>
    <w:p w14:paraId="313D4E06" w14:textId="0698EC56" w:rsidR="3968B211" w:rsidRDefault="3968B211" w:rsidP="3968B211">
      <w:pPr>
        <w:tabs>
          <w:tab w:val="left" w:pos="2775"/>
        </w:tabs>
        <w:jc w:val="both"/>
        <w:rPr>
          <w:b/>
          <w:bCs/>
        </w:rPr>
      </w:pPr>
    </w:p>
    <w:p w14:paraId="31D4B91E" w14:textId="4E01DBEE" w:rsidR="1CACBD7D" w:rsidRDefault="1CACBD7D" w:rsidP="167D7F8D">
      <w:pPr>
        <w:tabs>
          <w:tab w:val="left" w:pos="2775"/>
        </w:tabs>
        <w:jc w:val="both"/>
        <w:rPr>
          <w:b/>
          <w:bCs/>
        </w:rPr>
      </w:pPr>
      <w:r w:rsidRPr="167D7F8D">
        <w:rPr>
          <w:b/>
          <w:bCs/>
        </w:rPr>
        <w:t xml:space="preserve"> </w:t>
      </w:r>
    </w:p>
    <w:p w14:paraId="15198563" w14:textId="68704918" w:rsidR="3968B211" w:rsidRDefault="3968B211" w:rsidP="3968B211">
      <w:pPr>
        <w:tabs>
          <w:tab w:val="left" w:pos="2775"/>
        </w:tabs>
        <w:jc w:val="both"/>
        <w:rPr>
          <w:b/>
          <w:bCs/>
        </w:rPr>
      </w:pPr>
    </w:p>
    <w:p w14:paraId="42D3EEB8" w14:textId="78E26110" w:rsidR="3968B211" w:rsidRDefault="3968B211" w:rsidP="3968B211">
      <w:pPr>
        <w:tabs>
          <w:tab w:val="left" w:pos="2775"/>
        </w:tabs>
        <w:jc w:val="both"/>
        <w:rPr>
          <w:b/>
          <w:bCs/>
        </w:rPr>
      </w:pPr>
    </w:p>
    <w:p w14:paraId="6225DC18" w14:textId="67F21B43" w:rsidR="3968B211" w:rsidRDefault="3968B211" w:rsidP="3968B211">
      <w:pPr>
        <w:tabs>
          <w:tab w:val="left" w:pos="2775"/>
        </w:tabs>
        <w:jc w:val="both"/>
        <w:rPr>
          <w:b/>
          <w:bCs/>
        </w:rPr>
      </w:pPr>
    </w:p>
    <w:p w14:paraId="5A829401" w14:textId="5334FA9C" w:rsidR="3968B211" w:rsidRDefault="3968B211" w:rsidP="3968B211">
      <w:pPr>
        <w:tabs>
          <w:tab w:val="left" w:pos="2775"/>
        </w:tabs>
        <w:jc w:val="both"/>
        <w:rPr>
          <w:b/>
          <w:bCs/>
        </w:rPr>
      </w:pPr>
    </w:p>
    <w:p w14:paraId="22AE26E5" w14:textId="1781743E" w:rsidR="3968B211" w:rsidRDefault="3968B211" w:rsidP="3968B211">
      <w:pPr>
        <w:tabs>
          <w:tab w:val="left" w:pos="2775"/>
        </w:tabs>
        <w:jc w:val="both"/>
        <w:rPr>
          <w:b/>
          <w:bCs/>
        </w:rPr>
      </w:pPr>
    </w:p>
    <w:p w14:paraId="32955B62" w14:textId="43202575" w:rsidR="3968B211" w:rsidRDefault="3968B211" w:rsidP="3968B211">
      <w:pPr>
        <w:tabs>
          <w:tab w:val="left" w:pos="2775"/>
        </w:tabs>
        <w:jc w:val="both"/>
        <w:rPr>
          <w:b/>
          <w:bCs/>
        </w:rPr>
      </w:pPr>
    </w:p>
    <w:p w14:paraId="2179C55A" w14:textId="3348B0B4" w:rsidR="3968B211" w:rsidRDefault="3968B211" w:rsidP="3968B211">
      <w:pPr>
        <w:tabs>
          <w:tab w:val="left" w:pos="2775"/>
        </w:tabs>
        <w:jc w:val="both"/>
        <w:rPr>
          <w:b/>
          <w:bCs/>
        </w:rPr>
      </w:pPr>
    </w:p>
    <w:p w14:paraId="7A099329" w14:textId="5981DB5F" w:rsidR="3968B211" w:rsidRDefault="3968B211" w:rsidP="3968B211">
      <w:pPr>
        <w:tabs>
          <w:tab w:val="left" w:pos="2775"/>
        </w:tabs>
        <w:jc w:val="both"/>
        <w:rPr>
          <w:b/>
          <w:bCs/>
        </w:rPr>
      </w:pPr>
    </w:p>
    <w:p w14:paraId="2D775FDE" w14:textId="1B9D0E92" w:rsidR="3968B211" w:rsidRDefault="3968B211" w:rsidP="3968B211">
      <w:pPr>
        <w:tabs>
          <w:tab w:val="left" w:pos="2775"/>
        </w:tabs>
        <w:jc w:val="both"/>
        <w:rPr>
          <w:b/>
          <w:bCs/>
        </w:rPr>
      </w:pPr>
    </w:p>
    <w:p w14:paraId="391527AF" w14:textId="28A162A2" w:rsidR="3968B211" w:rsidRDefault="3968B211" w:rsidP="3968B211">
      <w:pPr>
        <w:tabs>
          <w:tab w:val="left" w:pos="2775"/>
        </w:tabs>
        <w:jc w:val="both"/>
        <w:rPr>
          <w:b/>
          <w:bCs/>
        </w:rPr>
      </w:pPr>
    </w:p>
    <w:p w14:paraId="6F4531D9" w14:textId="45C8596D" w:rsidR="3968B211" w:rsidRDefault="3968B211" w:rsidP="3968B211">
      <w:pPr>
        <w:tabs>
          <w:tab w:val="left" w:pos="2775"/>
        </w:tabs>
        <w:jc w:val="both"/>
        <w:rPr>
          <w:b/>
          <w:bCs/>
        </w:rPr>
      </w:pPr>
    </w:p>
    <w:p w14:paraId="3A9FC492" w14:textId="4FB5C562" w:rsidR="167D7F8D" w:rsidRDefault="167D7F8D" w:rsidP="167D7F8D">
      <w:pPr>
        <w:tabs>
          <w:tab w:val="left" w:pos="2775"/>
        </w:tabs>
        <w:jc w:val="both"/>
        <w:rPr>
          <w:b/>
          <w:bCs/>
        </w:rPr>
      </w:pPr>
    </w:p>
    <w:p w14:paraId="5D186950" w14:textId="103351BA" w:rsidR="21B564AE" w:rsidRDefault="21B564AE" w:rsidP="167D7F8D">
      <w:pPr>
        <w:tabs>
          <w:tab w:val="left" w:pos="2775"/>
        </w:tabs>
        <w:jc w:val="center"/>
        <w:rPr>
          <w:rStyle w:val="IntenseReference"/>
        </w:rPr>
      </w:pPr>
      <w:r w:rsidRPr="167D7F8D">
        <w:rPr>
          <w:rStyle w:val="IntenseReference"/>
        </w:rPr>
        <w:t xml:space="preserve">LIST OF </w:t>
      </w:r>
      <w:r w:rsidR="19989305" w:rsidRPr="167D7F8D">
        <w:rPr>
          <w:rStyle w:val="IntenseReference"/>
        </w:rPr>
        <w:t>TABLES</w:t>
      </w:r>
    </w:p>
    <w:p w14:paraId="1BE8C840" w14:textId="77407186" w:rsidR="167D7F8D" w:rsidRDefault="46E9650C" w:rsidP="35C8524A">
      <w:pPr>
        <w:tabs>
          <w:tab w:val="left" w:pos="2775"/>
        </w:tabs>
      </w:pPr>
      <w:r>
        <w:t>Table 1 shows the different minerals required for green energy transitions and the amount of CO2 emitted during their mining extraction phase..............................................................................     31</w:t>
      </w:r>
    </w:p>
    <w:p w14:paraId="5FDE7F81" w14:textId="60C0E4EF" w:rsidR="167D7F8D" w:rsidRDefault="167D7F8D" w:rsidP="167D7F8D">
      <w:pPr>
        <w:tabs>
          <w:tab w:val="left" w:pos="2775"/>
        </w:tabs>
        <w:jc w:val="center"/>
        <w:rPr>
          <w:rStyle w:val="IntenseReference"/>
        </w:rPr>
      </w:pPr>
    </w:p>
    <w:p w14:paraId="243D1D94" w14:textId="4085A8A3" w:rsidR="167D7F8D" w:rsidRDefault="167D7F8D" w:rsidP="167D7F8D">
      <w:pPr>
        <w:tabs>
          <w:tab w:val="left" w:pos="2775"/>
        </w:tabs>
        <w:jc w:val="center"/>
        <w:rPr>
          <w:rStyle w:val="IntenseReference"/>
        </w:rPr>
      </w:pPr>
    </w:p>
    <w:p w14:paraId="393DE9AA" w14:textId="72459279" w:rsidR="167D7F8D" w:rsidRDefault="167D7F8D" w:rsidP="167D7F8D">
      <w:pPr>
        <w:tabs>
          <w:tab w:val="left" w:pos="2775"/>
        </w:tabs>
        <w:jc w:val="center"/>
        <w:rPr>
          <w:rStyle w:val="IntenseReference"/>
        </w:rPr>
      </w:pPr>
    </w:p>
    <w:p w14:paraId="3D8AB83F" w14:textId="60B41E75" w:rsidR="167D7F8D" w:rsidRDefault="167D7F8D" w:rsidP="167D7F8D">
      <w:pPr>
        <w:tabs>
          <w:tab w:val="left" w:pos="2775"/>
        </w:tabs>
        <w:jc w:val="center"/>
        <w:rPr>
          <w:rStyle w:val="IntenseReference"/>
        </w:rPr>
      </w:pPr>
    </w:p>
    <w:p w14:paraId="18E27F4B" w14:textId="369182B6" w:rsidR="167D7F8D" w:rsidRDefault="167D7F8D" w:rsidP="167D7F8D">
      <w:pPr>
        <w:tabs>
          <w:tab w:val="left" w:pos="2775"/>
        </w:tabs>
        <w:jc w:val="center"/>
        <w:rPr>
          <w:rStyle w:val="IntenseReference"/>
        </w:rPr>
      </w:pPr>
    </w:p>
    <w:p w14:paraId="3D9EBF3B" w14:textId="55B0CFB6" w:rsidR="167D7F8D" w:rsidRDefault="167D7F8D" w:rsidP="167D7F8D">
      <w:pPr>
        <w:tabs>
          <w:tab w:val="left" w:pos="2775"/>
        </w:tabs>
        <w:jc w:val="center"/>
        <w:rPr>
          <w:rStyle w:val="IntenseReference"/>
        </w:rPr>
      </w:pPr>
    </w:p>
    <w:p w14:paraId="3F2D732A" w14:textId="166276EE" w:rsidR="167D7F8D" w:rsidRDefault="167D7F8D" w:rsidP="167D7F8D">
      <w:pPr>
        <w:tabs>
          <w:tab w:val="left" w:pos="2775"/>
        </w:tabs>
        <w:jc w:val="center"/>
        <w:rPr>
          <w:rStyle w:val="IntenseReference"/>
        </w:rPr>
      </w:pPr>
    </w:p>
    <w:p w14:paraId="484E3AEB" w14:textId="33BEDF50" w:rsidR="167D7F8D" w:rsidRDefault="167D7F8D" w:rsidP="167D7F8D">
      <w:pPr>
        <w:tabs>
          <w:tab w:val="left" w:pos="2775"/>
        </w:tabs>
        <w:jc w:val="center"/>
        <w:rPr>
          <w:rStyle w:val="IntenseReference"/>
        </w:rPr>
      </w:pPr>
    </w:p>
    <w:p w14:paraId="295256B0" w14:textId="09AAEA48" w:rsidR="167D7F8D" w:rsidRDefault="167D7F8D" w:rsidP="167D7F8D">
      <w:pPr>
        <w:tabs>
          <w:tab w:val="left" w:pos="2775"/>
        </w:tabs>
        <w:jc w:val="center"/>
        <w:rPr>
          <w:rStyle w:val="IntenseReference"/>
        </w:rPr>
      </w:pPr>
    </w:p>
    <w:p w14:paraId="280DDFDE" w14:textId="6E400AE4" w:rsidR="167D7F8D" w:rsidRDefault="167D7F8D" w:rsidP="167D7F8D">
      <w:pPr>
        <w:tabs>
          <w:tab w:val="left" w:pos="2775"/>
        </w:tabs>
        <w:jc w:val="center"/>
        <w:rPr>
          <w:rStyle w:val="IntenseReference"/>
        </w:rPr>
      </w:pPr>
    </w:p>
    <w:p w14:paraId="11339FD7" w14:textId="64D482B8" w:rsidR="167D7F8D" w:rsidRDefault="167D7F8D" w:rsidP="167D7F8D">
      <w:pPr>
        <w:tabs>
          <w:tab w:val="left" w:pos="2775"/>
        </w:tabs>
        <w:jc w:val="center"/>
        <w:rPr>
          <w:rStyle w:val="IntenseReference"/>
        </w:rPr>
      </w:pPr>
    </w:p>
    <w:p w14:paraId="234B7794" w14:textId="17B0DB8A" w:rsidR="167D7F8D" w:rsidRDefault="167D7F8D" w:rsidP="167D7F8D">
      <w:pPr>
        <w:tabs>
          <w:tab w:val="left" w:pos="2775"/>
        </w:tabs>
        <w:jc w:val="center"/>
        <w:rPr>
          <w:rStyle w:val="IntenseReference"/>
        </w:rPr>
      </w:pPr>
    </w:p>
    <w:p w14:paraId="43A7A334" w14:textId="4AB6AF5B" w:rsidR="167D7F8D" w:rsidRDefault="167D7F8D" w:rsidP="167D7F8D">
      <w:pPr>
        <w:tabs>
          <w:tab w:val="left" w:pos="2775"/>
        </w:tabs>
        <w:jc w:val="center"/>
        <w:rPr>
          <w:rStyle w:val="IntenseReference"/>
        </w:rPr>
      </w:pPr>
    </w:p>
    <w:p w14:paraId="2BCB8CC3" w14:textId="2A1FD812" w:rsidR="167D7F8D" w:rsidRDefault="167D7F8D" w:rsidP="167D7F8D">
      <w:pPr>
        <w:tabs>
          <w:tab w:val="left" w:pos="2775"/>
        </w:tabs>
        <w:jc w:val="center"/>
        <w:rPr>
          <w:rStyle w:val="IntenseReference"/>
        </w:rPr>
      </w:pPr>
    </w:p>
    <w:p w14:paraId="7C6ECDA7" w14:textId="4AAC7A6C" w:rsidR="167D7F8D" w:rsidRDefault="167D7F8D" w:rsidP="167D7F8D">
      <w:pPr>
        <w:tabs>
          <w:tab w:val="left" w:pos="2775"/>
        </w:tabs>
        <w:jc w:val="center"/>
        <w:rPr>
          <w:rStyle w:val="IntenseReference"/>
        </w:rPr>
      </w:pPr>
    </w:p>
    <w:p w14:paraId="6A931A7C" w14:textId="36CEE2A1" w:rsidR="167D7F8D" w:rsidRDefault="167D7F8D" w:rsidP="167D7F8D">
      <w:pPr>
        <w:tabs>
          <w:tab w:val="left" w:pos="2775"/>
        </w:tabs>
        <w:jc w:val="center"/>
        <w:rPr>
          <w:rStyle w:val="IntenseReference"/>
        </w:rPr>
      </w:pPr>
    </w:p>
    <w:p w14:paraId="7389C5AB" w14:textId="44AC09E4" w:rsidR="167D7F8D" w:rsidRDefault="167D7F8D" w:rsidP="167D7F8D">
      <w:pPr>
        <w:tabs>
          <w:tab w:val="left" w:pos="2775"/>
        </w:tabs>
        <w:jc w:val="center"/>
        <w:rPr>
          <w:rStyle w:val="IntenseReference"/>
        </w:rPr>
      </w:pPr>
    </w:p>
    <w:p w14:paraId="448C12C6" w14:textId="35EB57FE" w:rsidR="167D7F8D" w:rsidRDefault="167D7F8D" w:rsidP="167D7F8D">
      <w:pPr>
        <w:tabs>
          <w:tab w:val="left" w:pos="2775"/>
        </w:tabs>
        <w:jc w:val="center"/>
        <w:rPr>
          <w:rStyle w:val="IntenseReference"/>
        </w:rPr>
      </w:pPr>
    </w:p>
    <w:p w14:paraId="1D5A8B3A" w14:textId="10EED5D5" w:rsidR="167D7F8D" w:rsidRDefault="167D7F8D" w:rsidP="167D7F8D">
      <w:pPr>
        <w:tabs>
          <w:tab w:val="left" w:pos="2775"/>
        </w:tabs>
        <w:jc w:val="center"/>
        <w:rPr>
          <w:rStyle w:val="IntenseReference"/>
        </w:rPr>
      </w:pPr>
    </w:p>
    <w:p w14:paraId="76CFB48C" w14:textId="59BAEB4A" w:rsidR="167D7F8D" w:rsidRDefault="167D7F8D" w:rsidP="167D7F8D">
      <w:pPr>
        <w:tabs>
          <w:tab w:val="left" w:pos="2775"/>
        </w:tabs>
        <w:jc w:val="center"/>
        <w:rPr>
          <w:rStyle w:val="IntenseReference"/>
        </w:rPr>
      </w:pPr>
    </w:p>
    <w:p w14:paraId="645C176F" w14:textId="3F28E799" w:rsidR="167D7F8D" w:rsidRDefault="167D7F8D" w:rsidP="167D7F8D">
      <w:pPr>
        <w:tabs>
          <w:tab w:val="left" w:pos="2775"/>
        </w:tabs>
        <w:jc w:val="center"/>
        <w:rPr>
          <w:rStyle w:val="IntenseReference"/>
        </w:rPr>
      </w:pPr>
    </w:p>
    <w:p w14:paraId="7D27DEF7" w14:textId="2BB1C6CA" w:rsidR="3968B211" w:rsidRDefault="3968B211" w:rsidP="167D7F8D">
      <w:pPr>
        <w:tabs>
          <w:tab w:val="left" w:pos="2775"/>
        </w:tabs>
        <w:jc w:val="center"/>
        <w:rPr>
          <w:rStyle w:val="IntenseReference"/>
        </w:rPr>
      </w:pPr>
    </w:p>
    <w:p w14:paraId="6A79C7DF" w14:textId="3B0A4CE6" w:rsidR="3968B211" w:rsidRDefault="3968B211" w:rsidP="167D7F8D">
      <w:pPr>
        <w:tabs>
          <w:tab w:val="left" w:pos="2775"/>
        </w:tabs>
        <w:jc w:val="center"/>
        <w:rPr>
          <w:rStyle w:val="IntenseReference"/>
        </w:rPr>
      </w:pPr>
    </w:p>
    <w:p w14:paraId="13915426" w14:textId="0E43FD91" w:rsidR="3968B211" w:rsidRDefault="3968B211" w:rsidP="167D7F8D">
      <w:pPr>
        <w:tabs>
          <w:tab w:val="left" w:pos="2775"/>
        </w:tabs>
        <w:jc w:val="center"/>
        <w:rPr>
          <w:rStyle w:val="IntenseReference"/>
        </w:rPr>
      </w:pPr>
    </w:p>
    <w:p w14:paraId="7BD77E12" w14:textId="1A4DE696" w:rsidR="3968B211" w:rsidRDefault="3968B211" w:rsidP="167D7F8D">
      <w:pPr>
        <w:tabs>
          <w:tab w:val="left" w:pos="2775"/>
        </w:tabs>
        <w:jc w:val="center"/>
        <w:rPr>
          <w:rStyle w:val="IntenseReference"/>
        </w:rPr>
      </w:pPr>
    </w:p>
    <w:p w14:paraId="4C96B356" w14:textId="0FC2B129" w:rsidR="4853E535" w:rsidRDefault="4853E535" w:rsidP="4853E535">
      <w:pPr>
        <w:tabs>
          <w:tab w:val="left" w:pos="2775"/>
        </w:tabs>
        <w:jc w:val="center"/>
        <w:rPr>
          <w:rStyle w:val="IntenseReference"/>
        </w:rPr>
      </w:pPr>
    </w:p>
    <w:p w14:paraId="39D496AC" w14:textId="58D9CC5C" w:rsidR="4853E535" w:rsidRDefault="4853E535" w:rsidP="4853E535">
      <w:pPr>
        <w:tabs>
          <w:tab w:val="left" w:pos="2775"/>
        </w:tabs>
        <w:jc w:val="center"/>
        <w:rPr>
          <w:rStyle w:val="IntenseReference"/>
        </w:rPr>
      </w:pPr>
    </w:p>
    <w:p w14:paraId="7C35B005" w14:textId="2CA9CF8E" w:rsidR="4853E535" w:rsidRDefault="4853E535" w:rsidP="4853E535">
      <w:pPr>
        <w:tabs>
          <w:tab w:val="left" w:pos="2775"/>
        </w:tabs>
        <w:jc w:val="center"/>
        <w:rPr>
          <w:rStyle w:val="IntenseReference"/>
        </w:rPr>
      </w:pPr>
    </w:p>
    <w:p w14:paraId="6AC3E31F" w14:textId="781023C8" w:rsidR="00BD08D8" w:rsidRDefault="00D25F5A" w:rsidP="00D25F5A">
      <w:pPr>
        <w:tabs>
          <w:tab w:val="left" w:pos="2775"/>
        </w:tabs>
        <w:jc w:val="center"/>
        <w:rPr>
          <w:b/>
          <w:bCs/>
        </w:rPr>
      </w:pPr>
      <w:r w:rsidRPr="3968B211">
        <w:rPr>
          <w:rStyle w:val="IntenseReference"/>
        </w:rPr>
        <w:t>CHAPTER 0NE</w:t>
      </w:r>
      <w:r w:rsidR="7C3B41BA" w:rsidRPr="3968B211">
        <w:rPr>
          <w:rStyle w:val="IntenseReference"/>
        </w:rPr>
        <w:t>- INTRODUCTION</w:t>
      </w:r>
    </w:p>
    <w:p w14:paraId="7B015F1B" w14:textId="104536D4" w:rsidR="5AC802B1" w:rsidRDefault="5AC802B1" w:rsidP="3968B211">
      <w:pPr>
        <w:tabs>
          <w:tab w:val="left" w:pos="2775"/>
        </w:tabs>
        <w:rPr>
          <w:rFonts w:eastAsiaTheme="minorEastAsia"/>
        </w:rPr>
      </w:pPr>
      <w:r w:rsidRPr="3968B211">
        <w:rPr>
          <w:rStyle w:val="IntenseReference"/>
        </w:rPr>
        <w:t>1.</w:t>
      </w:r>
      <w:r w:rsidR="1C853FC0" w:rsidRPr="3968B211">
        <w:rPr>
          <w:rStyle w:val="IntenseReference"/>
        </w:rPr>
        <w:t>1</w:t>
      </w:r>
      <w:r w:rsidRPr="3968B211">
        <w:rPr>
          <w:rStyle w:val="IntenseReference"/>
        </w:rPr>
        <w:t xml:space="preserve"> COMPANY</w:t>
      </w:r>
      <w:r w:rsidR="07AE6AEC" w:rsidRPr="3968B211">
        <w:rPr>
          <w:rStyle w:val="IntenseReference"/>
        </w:rPr>
        <w:t xml:space="preserve"> INFORMATION</w:t>
      </w:r>
    </w:p>
    <w:p w14:paraId="14594CE4" w14:textId="2B42965F" w:rsidR="001967ED" w:rsidRDefault="02BB4A81" w:rsidP="3968B211">
      <w:pPr>
        <w:tabs>
          <w:tab w:val="left" w:pos="2775"/>
        </w:tabs>
        <w:ind w:left="720"/>
        <w:rPr>
          <w:rFonts w:eastAsiaTheme="minorEastAsia"/>
          <w:u w:val="single"/>
        </w:rPr>
      </w:pPr>
      <w:r w:rsidRPr="3968B211">
        <w:rPr>
          <w:rStyle w:val="IntenseReference"/>
        </w:rPr>
        <w:t xml:space="preserve">1.1.1 </w:t>
      </w:r>
      <w:r w:rsidR="0F07EACC" w:rsidRPr="3968B211">
        <w:rPr>
          <w:rStyle w:val="IntenseReference"/>
        </w:rPr>
        <w:t>About pagoda projects:</w:t>
      </w:r>
    </w:p>
    <w:p w14:paraId="75F51B72" w14:textId="2FEC12D5" w:rsidR="001967ED" w:rsidRDefault="001967ED" w:rsidP="001967ED">
      <w:pPr>
        <w:tabs>
          <w:tab w:val="left" w:pos="2775"/>
        </w:tabs>
      </w:pPr>
      <w:r>
        <w:t>The pagoda projects company</w:t>
      </w:r>
      <w:r w:rsidR="5321F11A">
        <w:t>,</w:t>
      </w:r>
      <w:r>
        <w:t xml:space="preserve"> founded in 2007 by Jamie </w:t>
      </w:r>
      <w:proofErr w:type="spellStart"/>
      <w:r>
        <w:t>Bettles</w:t>
      </w:r>
      <w:proofErr w:type="spellEnd"/>
      <w:r w:rsidR="78BFCFC2">
        <w:t>,</w:t>
      </w:r>
      <w:r>
        <w:t xml:space="preserve"> is currently located in Manchester</w:t>
      </w:r>
      <w:r w:rsidR="68D36AD3">
        <w:t>,</w:t>
      </w:r>
      <w:r>
        <w:t xml:space="preserve"> United Kingdom</w:t>
      </w:r>
      <w:r w:rsidR="7088AD3E">
        <w:t>;</w:t>
      </w:r>
      <w:r>
        <w:t xml:space="preserve"> the company consist of a team of innovative and diverse individuals collaborating with universities and governmental </w:t>
      </w:r>
      <w:r w:rsidR="7088AD3E">
        <w:t>organis</w:t>
      </w:r>
      <w:r w:rsidR="78BFCFC2">
        <w:t>ations</w:t>
      </w:r>
      <w:r>
        <w:t xml:space="preserve"> to bring work experience opportunities to graduates and students globally. </w:t>
      </w:r>
      <w:r w:rsidR="1E0FD0F2">
        <w:t>The co</w:t>
      </w:r>
      <w:r w:rsidR="0E9AA7A7">
        <w:t>mpany's</w:t>
      </w:r>
      <w:r>
        <w:t xml:space="preserve"> core value </w:t>
      </w:r>
      <w:r w:rsidR="0E9AA7A7">
        <w:t>is</w:t>
      </w:r>
      <w:r>
        <w:t xml:space="preserve"> building a four working days structure and impacting the environment sustainably. As exemplified on their website and in my experience as a beneficiary of their internship awards, they provide an avenue for everyone to be a winner in their various fields through internship placement, cultural mentorship programs, mandatory feedback and get-together.</w:t>
      </w:r>
    </w:p>
    <w:p w14:paraId="0C2E0F2B" w14:textId="4EE1BE3B" w:rsidR="001967ED" w:rsidRDefault="001967ED" w:rsidP="001967ED">
      <w:pPr>
        <w:tabs>
          <w:tab w:val="left" w:pos="2775"/>
        </w:tabs>
      </w:pPr>
      <w:r>
        <w:t xml:space="preserve">I </w:t>
      </w:r>
      <w:r w:rsidR="1E0FD0F2">
        <w:t>first</w:t>
      </w:r>
      <w:r>
        <w:t xml:space="preserve"> came across the pagoda internship program on my university website in January 2022</w:t>
      </w:r>
      <w:r w:rsidR="57A75426">
        <w:t>,</w:t>
      </w:r>
      <w:r>
        <w:t xml:space="preserve"> after which a teams meeting was held between a representative from the pagoda team Mr Ali </w:t>
      </w:r>
      <w:proofErr w:type="spellStart"/>
      <w:r>
        <w:t>Hashemi</w:t>
      </w:r>
      <w:proofErr w:type="spellEnd"/>
      <w:r>
        <w:t xml:space="preserve">, </w:t>
      </w:r>
      <w:r w:rsidR="06D7100D">
        <w:t xml:space="preserve">the </w:t>
      </w:r>
      <w:r>
        <w:t xml:space="preserve">university of Dundee </w:t>
      </w:r>
      <w:r w:rsidR="06D7100D">
        <w:t>staff</w:t>
      </w:r>
      <w:r>
        <w:t xml:space="preserve"> and interested students from the university. Mr Ali </w:t>
      </w:r>
      <w:proofErr w:type="spellStart"/>
      <w:r>
        <w:t>Hashemi</w:t>
      </w:r>
      <w:proofErr w:type="spellEnd"/>
      <w:r>
        <w:t xml:space="preserve"> explained in detail what the pagoda internship entails and the procedures </w:t>
      </w:r>
      <w:r w:rsidR="14BF70CB">
        <w:t>for</w:t>
      </w:r>
      <w:r>
        <w:t xml:space="preserve"> applying for the internship program</w:t>
      </w:r>
      <w:r w:rsidR="6BDF07BE">
        <w:t>;</w:t>
      </w:r>
      <w:r>
        <w:t xml:space="preserve"> in his explanation, pagoda projects often act as an intermediary between individuals (students and graduates) and </w:t>
      </w:r>
      <w:r w:rsidR="1E0FD0F2">
        <w:t>organisation</w:t>
      </w:r>
      <w:r w:rsidR="670C3ABD">
        <w:t>s</w:t>
      </w:r>
      <w:r>
        <w:t xml:space="preserve"> towards connecting them with their best fit in terms of educational background, experience and companies’ content.</w:t>
      </w:r>
    </w:p>
    <w:p w14:paraId="6BA9CE12" w14:textId="5699630E" w:rsidR="001967ED" w:rsidRDefault="0F07EACC" w:rsidP="001967ED">
      <w:pPr>
        <w:tabs>
          <w:tab w:val="left" w:pos="2775"/>
        </w:tabs>
      </w:pPr>
      <w:r>
        <w:t>A video application was required for the pagoda internship</w:t>
      </w:r>
      <w:r w:rsidR="4481CA14">
        <w:t>;</w:t>
      </w:r>
      <w:r>
        <w:t xml:space="preserve"> the University</w:t>
      </w:r>
      <w:r w:rsidR="268A724A">
        <w:t xml:space="preserve"> of Dundee sponsored the training</w:t>
      </w:r>
      <w:r w:rsidR="14D50C6A">
        <w:t>.</w:t>
      </w:r>
      <w:r>
        <w:t xml:space="preserve"> I made a video application in which I talked about my background in Applied Geophysics, my current course of study</w:t>
      </w:r>
      <w:r w:rsidR="2940A7E7">
        <w:t>,</w:t>
      </w:r>
      <w:r>
        <w:t xml:space="preserve"> MSc sustainability: Climate change and the green economy and my overall experience over the years. I made my video and CV submission on 2</w:t>
      </w:r>
      <w:r w:rsidRPr="77124FA7">
        <w:rPr>
          <w:vertAlign w:val="superscript"/>
        </w:rPr>
        <w:t>nd</w:t>
      </w:r>
      <w:r>
        <w:t xml:space="preserve"> February 2022 </w:t>
      </w:r>
      <w:r w:rsidR="14D50C6A">
        <w:t>an</w:t>
      </w:r>
      <w:r w:rsidR="71025919">
        <w:t>d</w:t>
      </w:r>
      <w:r>
        <w:t xml:space="preserve"> got a confirmation of </w:t>
      </w:r>
      <w:r w:rsidR="6A9BC2B5">
        <w:t xml:space="preserve">an </w:t>
      </w:r>
      <w:r>
        <w:t xml:space="preserve">offer of a place </w:t>
      </w:r>
      <w:r w:rsidR="0418654E">
        <w:t>i</w:t>
      </w:r>
      <w:r w:rsidR="14D50C6A">
        <w:t>n</w:t>
      </w:r>
      <w:r>
        <w:t xml:space="preserve"> the program by 8</w:t>
      </w:r>
      <w:r w:rsidRPr="77124FA7">
        <w:rPr>
          <w:vertAlign w:val="superscript"/>
        </w:rPr>
        <w:t>th</w:t>
      </w:r>
      <w:r>
        <w:t xml:space="preserve"> March 2022.</w:t>
      </w:r>
    </w:p>
    <w:p w14:paraId="6837AEE9" w14:textId="360D2D10" w:rsidR="001967ED" w:rsidRDefault="001967ED" w:rsidP="001967ED">
      <w:pPr>
        <w:tabs>
          <w:tab w:val="left" w:pos="2775"/>
        </w:tabs>
      </w:pPr>
      <w:r>
        <w:t xml:space="preserve">Furthermore, the pagoda team sent out my CV and </w:t>
      </w:r>
      <w:r w:rsidR="3C751741">
        <w:t>v</w:t>
      </w:r>
      <w:r w:rsidR="1E0FD0F2">
        <w:t>ideo</w:t>
      </w:r>
      <w:r>
        <w:t xml:space="preserve"> to relevant </w:t>
      </w:r>
      <w:r w:rsidR="1E0FD0F2">
        <w:t>organi</w:t>
      </w:r>
      <w:r w:rsidR="0B49501D">
        <w:t>s</w:t>
      </w:r>
      <w:r w:rsidR="1E0FD0F2">
        <w:t>ations</w:t>
      </w:r>
      <w:r>
        <w:t xml:space="preserve"> that match my future ambition and career goals</w:t>
      </w:r>
      <w:r w:rsidR="2BF6DD84">
        <w:t>;</w:t>
      </w:r>
      <w:r>
        <w:t xml:space="preserve"> after</w:t>
      </w:r>
      <w:r w:rsidR="1E0FD0F2">
        <w:t xml:space="preserve"> </w:t>
      </w:r>
      <w:r w:rsidR="73B88EB6">
        <w:t>a</w:t>
      </w:r>
      <w:r>
        <w:t xml:space="preserve"> few interviews, I was accepted for an internship with Xcalibur Multiphysics</w:t>
      </w:r>
      <w:r w:rsidR="2508BE6C">
        <w:t>;</w:t>
      </w:r>
      <w:r w:rsidR="1E0FD0F2">
        <w:t xml:space="preserve"> wh</w:t>
      </w:r>
      <w:r w:rsidR="1B9577D6">
        <w:t>ich</w:t>
      </w:r>
      <w:r>
        <w:t xml:space="preserve"> happened to be working on a geophysical exploration project in Nigeria.</w:t>
      </w:r>
    </w:p>
    <w:p w14:paraId="4D20CFE6" w14:textId="1F9ED327" w:rsidR="001967ED" w:rsidRDefault="001967ED" w:rsidP="001967ED">
      <w:pPr>
        <w:tabs>
          <w:tab w:val="left" w:pos="2775"/>
        </w:tabs>
      </w:pPr>
      <w:r>
        <w:t xml:space="preserve"> </w:t>
      </w:r>
    </w:p>
    <w:p w14:paraId="31FEC61A" w14:textId="2C6A98D7" w:rsidR="00D25F5A" w:rsidRPr="00D25F5A" w:rsidRDefault="0571801E" w:rsidP="3968B211">
      <w:pPr>
        <w:tabs>
          <w:tab w:val="left" w:pos="2775"/>
        </w:tabs>
        <w:ind w:left="720"/>
        <w:rPr>
          <w:rFonts w:eastAsiaTheme="minorEastAsia"/>
          <w:u w:val="single"/>
        </w:rPr>
      </w:pPr>
      <w:r w:rsidRPr="3968B211">
        <w:rPr>
          <w:rStyle w:val="IntenseReference"/>
        </w:rPr>
        <w:t>1.1.2 A</w:t>
      </w:r>
      <w:r w:rsidR="2F095AE0" w:rsidRPr="3968B211">
        <w:rPr>
          <w:rStyle w:val="IntenseReference"/>
        </w:rPr>
        <w:t>bout Xcalibur Multiphysics:</w:t>
      </w:r>
    </w:p>
    <w:p w14:paraId="5B058D6F" w14:textId="556ABDA6" w:rsidR="00D25F5A" w:rsidRPr="00D25F5A" w:rsidRDefault="000F55B7" w:rsidP="407F124F">
      <w:pPr>
        <w:tabs>
          <w:tab w:val="left" w:pos="2775"/>
        </w:tabs>
      </w:pPr>
      <w:r>
        <w:t>Xcalibur Multiphysics is a geophysical solution company involved in airborne and marine geophysical data acquisition, processing, interpretation and management. They use advanced</w:t>
      </w:r>
      <w:r w:rsidR="71873769">
        <w:t>,</w:t>
      </w:r>
      <w:r>
        <w:t xml:space="preserve"> technologically innovative equipment to sustainably discover natural resources and deliver data to clients in a well</w:t>
      </w:r>
      <w:r w:rsidR="13200A9F">
        <w:t>-</w:t>
      </w:r>
      <w:r>
        <w:t xml:space="preserve">detailed and tailored manner. Xcalibur Multiphysics have a team of highly skilled and experienced personnel who contribute to </w:t>
      </w:r>
      <w:r w:rsidR="6DBB6444">
        <w:t>it</w:t>
      </w:r>
      <w:r w:rsidR="24D21AAA">
        <w:t>s</w:t>
      </w:r>
      <w:r>
        <w:t xml:space="preserve"> global presence and operational excellence. </w:t>
      </w:r>
    </w:p>
    <w:p w14:paraId="19722312" w14:textId="01EDA96F" w:rsidR="00D25F5A" w:rsidRPr="00D25F5A" w:rsidRDefault="000F55B7" w:rsidP="3407323D">
      <w:pPr>
        <w:tabs>
          <w:tab w:val="left" w:pos="2775"/>
        </w:tabs>
      </w:pPr>
      <w:r>
        <w:t>Since 19</w:t>
      </w:r>
      <w:r w:rsidR="2DDA4531">
        <w:t>82</w:t>
      </w:r>
      <w:r>
        <w:t xml:space="preserve">, the company has been involved in over </w:t>
      </w:r>
      <w:r w:rsidR="35A56A34">
        <w:t>1000</w:t>
      </w:r>
      <w:r>
        <w:t xml:space="preserve"> projects</w:t>
      </w:r>
      <w:r w:rsidR="6DBB6444">
        <w:t>,</w:t>
      </w:r>
      <w:r w:rsidR="5231802D">
        <w:t xml:space="preserve"> </w:t>
      </w:r>
      <w:r>
        <w:t>mainly in mineral</w:t>
      </w:r>
      <w:r w:rsidR="0FA06FD6">
        <w:t xml:space="preserve"> exploration</w:t>
      </w:r>
      <w:r>
        <w:t>, Oil</w:t>
      </w:r>
      <w:r w:rsidR="7E2A5D92">
        <w:t xml:space="preserve"> and </w:t>
      </w:r>
      <w:r>
        <w:t xml:space="preserve">Gas, geothermal and groundwater mapping. They have worked with the public and private </w:t>
      </w:r>
      <w:r w:rsidR="6CB2A5D9">
        <w:t>sectors</w:t>
      </w:r>
      <w:r w:rsidR="41EE2147">
        <w:t>,</w:t>
      </w:r>
      <w:r>
        <w:t xml:space="preserve"> including </w:t>
      </w:r>
      <w:r w:rsidR="7CF0DECB">
        <w:t>primary</w:t>
      </w:r>
      <w:r>
        <w:t xml:space="preserve"> and upcoming </w:t>
      </w:r>
      <w:r w:rsidR="6DBB6444">
        <w:t>organi</w:t>
      </w:r>
      <w:r w:rsidR="65F95EC4">
        <w:t>s</w:t>
      </w:r>
      <w:r w:rsidR="6DBB6444">
        <w:t>ations.</w:t>
      </w:r>
      <w:r>
        <w:t xml:space="preserve"> Xcalibur </w:t>
      </w:r>
      <w:r w:rsidR="3DB0C3EF">
        <w:t>Multiphysics</w:t>
      </w:r>
      <w:r>
        <w:t xml:space="preserve"> have branches in </w:t>
      </w:r>
      <w:r w:rsidR="427478CD">
        <w:t xml:space="preserve">13 </w:t>
      </w:r>
      <w:r>
        <w:t>countries</w:t>
      </w:r>
      <w:r w:rsidR="2B44C97D">
        <w:t>,</w:t>
      </w:r>
      <w:r>
        <w:t xml:space="preserve"> such as</w:t>
      </w:r>
      <w:r w:rsidR="2B44C97D">
        <w:t xml:space="preserve"> </w:t>
      </w:r>
      <w:r w:rsidR="6D37D521">
        <w:t>Asia</w:t>
      </w:r>
      <w:r>
        <w:t>, South Africa, Canada</w:t>
      </w:r>
      <w:r w:rsidR="0AF96C2C">
        <w:t xml:space="preserve">, </w:t>
      </w:r>
      <w:r>
        <w:t>Spain</w:t>
      </w:r>
      <w:r w:rsidR="0C953C8D">
        <w:t xml:space="preserve"> </w:t>
      </w:r>
      <w:r w:rsidR="27A72A44">
        <w:t>etc</w:t>
      </w:r>
      <w:r w:rsidR="03493C16">
        <w:t>.</w:t>
      </w:r>
      <w:r w:rsidR="33BA87AB">
        <w:t>,</w:t>
      </w:r>
      <w:r w:rsidR="27A72A44">
        <w:t xml:space="preserve"> </w:t>
      </w:r>
      <w:r w:rsidR="0C953C8D">
        <w:t xml:space="preserve">and </w:t>
      </w:r>
      <w:r w:rsidR="5EC6F014">
        <w:t>their</w:t>
      </w:r>
      <w:r w:rsidR="6E0C30CC">
        <w:t xml:space="preserve"> </w:t>
      </w:r>
      <w:r w:rsidR="6DBB6444">
        <w:t>head</w:t>
      </w:r>
      <w:r w:rsidR="08BEAAAF">
        <w:t xml:space="preserve"> branch</w:t>
      </w:r>
      <w:r w:rsidR="6E0C30CC">
        <w:t xml:space="preserve"> is in Madrid, Spain.</w:t>
      </w:r>
      <w:r>
        <w:t xml:space="preserve"> </w:t>
      </w:r>
      <w:r w:rsidR="32937A40">
        <w:t>T</w:t>
      </w:r>
      <w:r>
        <w:t xml:space="preserve">hey </w:t>
      </w:r>
      <w:r w:rsidR="12CC9E7B">
        <w:t>specialise</w:t>
      </w:r>
      <w:r>
        <w:t xml:space="preserve"> in Gravity, Gravity </w:t>
      </w:r>
      <w:proofErr w:type="spellStart"/>
      <w:r w:rsidR="06A2CF46">
        <w:t>gradiometry</w:t>
      </w:r>
      <w:proofErr w:type="spellEnd"/>
      <w:r>
        <w:t xml:space="preserve"> Falcon, radiometric, Geographical information </w:t>
      </w:r>
      <w:r w:rsidR="05FF71B3">
        <w:t>systems</w:t>
      </w:r>
      <w:r>
        <w:t xml:space="preserve">, radiometric, </w:t>
      </w:r>
      <w:proofErr w:type="spellStart"/>
      <w:r>
        <w:t>electromagnetics</w:t>
      </w:r>
      <w:proofErr w:type="spellEnd"/>
      <w:r>
        <w:t xml:space="preserve"> and magnetic surveys </w:t>
      </w:r>
      <w:r w:rsidR="05FF71B3">
        <w:t>using</w:t>
      </w:r>
      <w:r>
        <w:t xml:space="preserve"> sophisticated</w:t>
      </w:r>
      <w:r w:rsidR="1777DDE2">
        <w:t xml:space="preserve"> and </w:t>
      </w:r>
      <w:r w:rsidR="6ED56F93">
        <w:t>environmentally</w:t>
      </w:r>
      <w:r w:rsidR="1777DDE2">
        <w:t xml:space="preserve"> friendly</w:t>
      </w:r>
      <w:r>
        <w:t xml:space="preserve"> equipment</w:t>
      </w:r>
      <w:r w:rsidR="5B633C8E">
        <w:t>.</w:t>
      </w:r>
      <w:r w:rsidR="123B5AC0">
        <w:t xml:space="preserve"> Xcalibur Multiphysics boost of over</w:t>
      </w:r>
      <w:r w:rsidR="16B8C9A1">
        <w:t xml:space="preserve"> </w:t>
      </w:r>
      <w:r w:rsidR="269FADCB">
        <w:t>20</w:t>
      </w:r>
      <w:r w:rsidR="2731313C">
        <w:t xml:space="preserve"> </w:t>
      </w:r>
      <w:r w:rsidR="7F34DFA0">
        <w:t>o</w:t>
      </w:r>
      <w:r w:rsidR="2731313C">
        <w:t>wned aircraft</w:t>
      </w:r>
      <w:r w:rsidR="16B8C9A1">
        <w:t>,</w:t>
      </w:r>
      <w:r w:rsidR="51062E2B">
        <w:t xml:space="preserve"> 85</w:t>
      </w:r>
      <w:r w:rsidR="16B8C9A1">
        <w:t xml:space="preserve"> geophysical systems </w:t>
      </w:r>
      <w:r w:rsidR="4F6A5DCA">
        <w:t>and</w:t>
      </w:r>
      <w:r w:rsidR="1C1E2C1F">
        <w:t xml:space="preserve"> 250 </w:t>
      </w:r>
      <w:r w:rsidR="386D4A20">
        <w:t>teams of</w:t>
      </w:r>
      <w:r w:rsidR="2AF219CE">
        <w:t xml:space="preserve"> </w:t>
      </w:r>
      <w:r w:rsidR="26507C35">
        <w:t xml:space="preserve">competent </w:t>
      </w:r>
      <w:r w:rsidR="1C1E2C1F">
        <w:t>employe</w:t>
      </w:r>
      <w:r w:rsidR="76C7591B">
        <w:t>es</w:t>
      </w:r>
      <w:r w:rsidR="08430179">
        <w:t>.</w:t>
      </w:r>
    </w:p>
    <w:p w14:paraId="009A43F3" w14:textId="0C499DF2" w:rsidR="35C8524A" w:rsidRDefault="35C8524A" w:rsidP="35C8524A">
      <w:pPr>
        <w:tabs>
          <w:tab w:val="left" w:pos="2775"/>
        </w:tabs>
      </w:pPr>
    </w:p>
    <w:p w14:paraId="2F00579A" w14:textId="1B34A7AD" w:rsidR="08430179" w:rsidRDefault="08430179" w:rsidP="3407323D">
      <w:pPr>
        <w:tabs>
          <w:tab w:val="left" w:pos="2775"/>
        </w:tabs>
      </w:pPr>
      <w:r>
        <w:t>The company’s core value</w:t>
      </w:r>
      <w:r w:rsidR="3443F554">
        <w:t xml:space="preserve"> is </w:t>
      </w:r>
      <w:r w:rsidR="554A3C87">
        <w:t xml:space="preserve">in building </w:t>
      </w:r>
      <w:r w:rsidR="287F2CD0">
        <w:t xml:space="preserve">a safe working </w:t>
      </w:r>
      <w:r w:rsidR="3511143A">
        <w:t>environment</w:t>
      </w:r>
      <w:r w:rsidR="287F2CD0">
        <w:t>,</w:t>
      </w:r>
      <w:r w:rsidR="7BF4A264">
        <w:t xml:space="preserve"> efficient costing</w:t>
      </w:r>
      <w:r w:rsidR="10870188">
        <w:t xml:space="preserve"> </w:t>
      </w:r>
      <w:r w:rsidR="23972222">
        <w:t>(</w:t>
      </w:r>
      <w:r w:rsidR="0156B43F">
        <w:t>decentrali</w:t>
      </w:r>
      <w:r w:rsidR="618F20B1">
        <w:t>s</w:t>
      </w:r>
      <w:r w:rsidR="0156B43F">
        <w:t>ed</w:t>
      </w:r>
      <w:r w:rsidR="10870188">
        <w:t xml:space="preserve"> operation and investment in </w:t>
      </w:r>
      <w:r w:rsidR="4F2BE6B9">
        <w:t xml:space="preserve">personal </w:t>
      </w:r>
      <w:r w:rsidR="0B1DB349">
        <w:t>aircraft</w:t>
      </w:r>
      <w:r w:rsidR="4F2BE6B9">
        <w:t xml:space="preserve"> and </w:t>
      </w:r>
      <w:r w:rsidR="3A079386">
        <w:t>equipment</w:t>
      </w:r>
      <w:r w:rsidR="5FBE4E16">
        <w:t>)</w:t>
      </w:r>
      <w:r w:rsidR="7BF4A264">
        <w:t>,</w:t>
      </w:r>
      <w:r w:rsidR="287F2CD0">
        <w:t xml:space="preserve"> prioritising sustainability measures, </w:t>
      </w:r>
      <w:r w:rsidR="07D19F69">
        <w:t>innovative technology</w:t>
      </w:r>
      <w:r w:rsidR="1FFC2AD3">
        <w:t xml:space="preserve"> </w:t>
      </w:r>
      <w:r w:rsidR="3CF24EB7">
        <w:t>(</w:t>
      </w:r>
      <w:r w:rsidR="1FFC2AD3">
        <w:t xml:space="preserve">such as R&amp;D investment and use </w:t>
      </w:r>
      <w:r w:rsidR="2C3F79FA">
        <w:t>of</w:t>
      </w:r>
      <w:r w:rsidR="17583C84">
        <w:t xml:space="preserve"> </w:t>
      </w:r>
      <w:r w:rsidR="1FFC2AD3">
        <w:t>technolog</w:t>
      </w:r>
      <w:r w:rsidR="460F1AB8">
        <w:t>ies like TEMPEST AEM</w:t>
      </w:r>
      <w:r w:rsidR="1778616C">
        <w:t xml:space="preserve">, </w:t>
      </w:r>
      <w:proofErr w:type="spellStart"/>
      <w:r w:rsidR="3D640B3F">
        <w:t>Heli</w:t>
      </w:r>
      <w:proofErr w:type="spellEnd"/>
      <w:r w:rsidR="3D640B3F">
        <w:t xml:space="preserve"> FALCON</w:t>
      </w:r>
      <w:r w:rsidR="1778616C">
        <w:t xml:space="preserve"> AGG</w:t>
      </w:r>
      <w:r w:rsidR="460F1AB8">
        <w:t>,</w:t>
      </w:r>
      <w:r w:rsidR="370FEA75">
        <w:t xml:space="preserve"> FALCON AGG, </w:t>
      </w:r>
      <w:proofErr w:type="spellStart"/>
      <w:r w:rsidR="370FEA75">
        <w:t>HELITEM</w:t>
      </w:r>
      <w:proofErr w:type="spellEnd"/>
      <w:r w:rsidR="370FEA75">
        <w:t xml:space="preserve"> AEM AND RESOLVE AEM</w:t>
      </w:r>
      <w:r w:rsidR="49BF7B7F">
        <w:t>)</w:t>
      </w:r>
      <w:r w:rsidR="4D1801D9">
        <w:t>, transparency,</w:t>
      </w:r>
      <w:r w:rsidR="42B51FB1">
        <w:t xml:space="preserve"> </w:t>
      </w:r>
      <w:r w:rsidR="31F638FB">
        <w:t>accountability</w:t>
      </w:r>
      <w:r w:rsidR="42B51FB1">
        <w:t xml:space="preserve"> and</w:t>
      </w:r>
      <w:r w:rsidR="4D1801D9">
        <w:t xml:space="preserve"> quality</w:t>
      </w:r>
      <w:r w:rsidR="23547DFC">
        <w:t>/</w:t>
      </w:r>
      <w:r w:rsidR="4D1801D9">
        <w:t>exce</w:t>
      </w:r>
      <w:r w:rsidR="6D4F6307">
        <w:t>l</w:t>
      </w:r>
      <w:r w:rsidR="4D1801D9">
        <w:t>lent operations</w:t>
      </w:r>
      <w:r w:rsidR="4C677802">
        <w:t xml:space="preserve"> (quality resolution of the earth subsurface</w:t>
      </w:r>
      <w:r w:rsidR="647C6B8A">
        <w:t xml:space="preserve"> with the use of standard equipment</w:t>
      </w:r>
      <w:r w:rsidR="40A2AF7E">
        <w:t xml:space="preserve">, </w:t>
      </w:r>
      <w:r w:rsidR="567E6F2D">
        <w:t>ability to fly at low altitude, competent workers such as pilots,</w:t>
      </w:r>
      <w:r w:rsidR="2987E720">
        <w:t xml:space="preserve"> </w:t>
      </w:r>
      <w:r w:rsidR="1BE56A35">
        <w:t>geophysicists</w:t>
      </w:r>
      <w:r w:rsidR="2987E720">
        <w:t>, geologist, operators and technicians</w:t>
      </w:r>
      <w:r w:rsidR="713B5F38">
        <w:t xml:space="preserve"> and incorporation of clients idea in decision making</w:t>
      </w:r>
      <w:r w:rsidR="2987E720">
        <w:t>).</w:t>
      </w:r>
      <w:r w:rsidR="5BE3D1AB">
        <w:t xml:space="preserve"> All of these are what </w:t>
      </w:r>
      <w:r w:rsidR="706568F5">
        <w:t>I experienced during my internship program with them.</w:t>
      </w:r>
    </w:p>
    <w:p w14:paraId="43629FA4" w14:textId="7AE68927" w:rsidR="00D25F5A" w:rsidRPr="00D25F5A" w:rsidRDefault="7F1F43D8" w:rsidP="407F124F">
      <w:pPr>
        <w:tabs>
          <w:tab w:val="left" w:pos="2775"/>
        </w:tabs>
      </w:pPr>
      <w:r>
        <w:t>Furthermore, in August 2021</w:t>
      </w:r>
      <w:r w:rsidR="4A0D23B0">
        <w:t xml:space="preserve">, Xcalibur </w:t>
      </w:r>
      <w:r w:rsidR="55117121">
        <w:t>Multiphysics</w:t>
      </w:r>
      <w:r w:rsidR="5BBB80D4">
        <w:t xml:space="preserve"> established a </w:t>
      </w:r>
      <w:r w:rsidR="5377605A">
        <w:t>non-profitable</w:t>
      </w:r>
      <w:r w:rsidR="4A0D23B0">
        <w:t xml:space="preserve"> foundation </w:t>
      </w:r>
      <w:r w:rsidR="12B68020">
        <w:t xml:space="preserve">in Spain </w:t>
      </w:r>
      <w:r w:rsidR="4A0D23B0">
        <w:t>to help the</w:t>
      </w:r>
      <w:r w:rsidR="734C423A">
        <w:t xml:space="preserve"> </w:t>
      </w:r>
      <w:r w:rsidR="1687AB49">
        <w:t xml:space="preserve">needy </w:t>
      </w:r>
      <w:r w:rsidR="54119AEE">
        <w:t xml:space="preserve">achieve </w:t>
      </w:r>
      <w:r w:rsidR="0D9741BE">
        <w:t>primary</w:t>
      </w:r>
      <w:r w:rsidR="54119AEE">
        <w:t xml:space="preserve"> education and </w:t>
      </w:r>
      <w:r w:rsidR="7208F2B8">
        <w:t>support</w:t>
      </w:r>
      <w:r w:rsidR="54119AEE">
        <w:t xml:space="preserve"> </w:t>
      </w:r>
      <w:r w:rsidR="3AAF4E2B">
        <w:t>people interested in</w:t>
      </w:r>
      <w:r w:rsidR="54119AEE">
        <w:t xml:space="preserve"> sports. They often</w:t>
      </w:r>
      <w:r w:rsidR="5A783152">
        <w:t xml:space="preserve"> collaborate with other</w:t>
      </w:r>
      <w:r w:rsidR="784338CE">
        <w:t xml:space="preserve"> </w:t>
      </w:r>
      <w:r w:rsidR="6C268E76">
        <w:t>foundations</w:t>
      </w:r>
      <w:r w:rsidR="30ADD7EA">
        <w:t xml:space="preserve">, governmental </w:t>
      </w:r>
      <w:r w:rsidR="73504ABA">
        <w:t>organisations</w:t>
      </w:r>
      <w:r w:rsidR="30ADD7EA">
        <w:t xml:space="preserve"> and local authorities of the c</w:t>
      </w:r>
      <w:r w:rsidR="0A1DE641">
        <w:t>ountries where they have a presence</w:t>
      </w:r>
      <w:r w:rsidR="6C268E76">
        <w:t xml:space="preserve"> to achieve set goa</w:t>
      </w:r>
      <w:r w:rsidR="67372500">
        <w:t>ls.</w:t>
      </w:r>
      <w:r w:rsidR="000F55B7">
        <w:t xml:space="preserve"> </w:t>
      </w:r>
    </w:p>
    <w:p w14:paraId="1A7096CD" w14:textId="3A7ED271" w:rsidR="0012042C" w:rsidRPr="0012042C" w:rsidRDefault="79F73AB7" w:rsidP="77124FA7">
      <w:pPr>
        <w:tabs>
          <w:tab w:val="left" w:pos="2775"/>
        </w:tabs>
        <w:rPr>
          <w:rFonts w:eastAsiaTheme="minorEastAsia"/>
        </w:rPr>
      </w:pPr>
      <w:r w:rsidRPr="3968B211">
        <w:rPr>
          <w:rStyle w:val="IntenseReference"/>
        </w:rPr>
        <w:t>1.</w:t>
      </w:r>
      <w:r w:rsidR="2E3AA5A0" w:rsidRPr="3968B211">
        <w:rPr>
          <w:rStyle w:val="IntenseReference"/>
        </w:rPr>
        <w:t>2</w:t>
      </w:r>
      <w:r w:rsidRPr="3968B211">
        <w:rPr>
          <w:rStyle w:val="IntenseReference"/>
        </w:rPr>
        <w:t xml:space="preserve"> LOCATION</w:t>
      </w:r>
      <w:r w:rsidR="6EB6D48E" w:rsidRPr="3968B211">
        <w:rPr>
          <w:rStyle w:val="IntenseReference"/>
        </w:rPr>
        <w:t xml:space="preserve"> AND MODE OF INTERNSHIP</w:t>
      </w:r>
    </w:p>
    <w:p w14:paraId="031D3BEE" w14:textId="47D4E2EC" w:rsidR="0012042C" w:rsidRPr="0012042C" w:rsidRDefault="3822FB54" w:rsidP="3407323D">
      <w:pPr>
        <w:tabs>
          <w:tab w:val="left" w:pos="2775"/>
        </w:tabs>
      </w:pPr>
      <w:r>
        <w:t xml:space="preserve">The internship programme was held in a combined </w:t>
      </w:r>
      <w:r w:rsidR="76C7E085">
        <w:t>online and physical</w:t>
      </w:r>
      <w:r w:rsidR="33F1E758">
        <w:t xml:space="preserve"> </w:t>
      </w:r>
      <w:r w:rsidR="7CA69356">
        <w:t>forma</w:t>
      </w:r>
      <w:r w:rsidR="5A81D901">
        <w:t>t</w:t>
      </w:r>
      <w:r w:rsidR="70A54A0E">
        <w:t>.</w:t>
      </w:r>
      <w:r w:rsidR="76C7E085">
        <w:t xml:space="preserve"> </w:t>
      </w:r>
      <w:r w:rsidR="41B5C05D">
        <w:t>The</w:t>
      </w:r>
      <w:r w:rsidR="76C7E085">
        <w:t xml:space="preserve"> </w:t>
      </w:r>
      <w:r w:rsidR="41B5C05D">
        <w:t xml:space="preserve">program </w:t>
      </w:r>
      <w:r w:rsidR="2EFCF61F">
        <w:t>started as an online inter</w:t>
      </w:r>
      <w:r w:rsidR="616219DE">
        <w:t xml:space="preserve">nship in which </w:t>
      </w:r>
      <w:r w:rsidR="7411AAE8">
        <w:t>I often communicated through email</w:t>
      </w:r>
      <w:r w:rsidR="41C311AC">
        <w:t>s</w:t>
      </w:r>
      <w:r w:rsidR="7411AAE8">
        <w:t xml:space="preserve"> and video conferencing</w:t>
      </w:r>
      <w:r w:rsidR="50815ABB">
        <w:t xml:space="preserve"> with my supervisor and other company</w:t>
      </w:r>
      <w:r w:rsidR="77114C64">
        <w:t xml:space="preserve"> employees</w:t>
      </w:r>
      <w:r w:rsidR="079B21CD">
        <w:t>.</w:t>
      </w:r>
      <w:r w:rsidR="6BF85C57">
        <w:t xml:space="preserve"> </w:t>
      </w:r>
      <w:r w:rsidR="4D0AD86C">
        <w:t>Later</w:t>
      </w:r>
      <w:r w:rsidR="6BF85C57">
        <w:t xml:space="preserve"> in </w:t>
      </w:r>
      <w:r w:rsidR="332FBD94">
        <w:t>t</w:t>
      </w:r>
      <w:r w:rsidR="5663BEFD">
        <w:t>raining</w:t>
      </w:r>
      <w:r w:rsidR="6EC79EB0">
        <w:t>,</w:t>
      </w:r>
      <w:r w:rsidR="6BF85C57">
        <w:t xml:space="preserve"> I </w:t>
      </w:r>
      <w:r w:rsidR="73E51DBF">
        <w:t xml:space="preserve">could </w:t>
      </w:r>
      <w:r w:rsidR="526640E6">
        <w:t>physically</w:t>
      </w:r>
      <w:r w:rsidR="6BF85C57">
        <w:t xml:space="preserve"> work with my supervisor in my home cou</w:t>
      </w:r>
      <w:r w:rsidR="6B7F31FA">
        <w:t>ntry</w:t>
      </w:r>
      <w:r w:rsidR="259F678E">
        <w:t>,</w:t>
      </w:r>
      <w:r w:rsidR="6B7F31FA">
        <w:t xml:space="preserve"> Nigeria.</w:t>
      </w:r>
    </w:p>
    <w:p w14:paraId="6306709C" w14:textId="44676EA7" w:rsidR="0012042C" w:rsidRPr="0012042C" w:rsidRDefault="2C5D4B05" w:rsidP="3407323D">
      <w:pPr>
        <w:tabs>
          <w:tab w:val="left" w:pos="2775"/>
        </w:tabs>
      </w:pPr>
      <w:r>
        <w:t xml:space="preserve">The internship </w:t>
      </w:r>
      <w:r w:rsidR="11826ACA">
        <w:t>location</w:t>
      </w:r>
      <w:r w:rsidR="2A67908F">
        <w:t xml:space="preserve"> </w:t>
      </w:r>
      <w:r>
        <w:t xml:space="preserve">was in Madrid, Spain and Abuja, </w:t>
      </w:r>
      <w:r w:rsidR="6B023036">
        <w:t xml:space="preserve">Nigeria. </w:t>
      </w:r>
      <w:r w:rsidR="7142A0F3">
        <w:t xml:space="preserve">According to </w:t>
      </w:r>
      <w:proofErr w:type="spellStart"/>
      <w:r w:rsidR="7142A0F3">
        <w:t>Briney</w:t>
      </w:r>
      <w:proofErr w:type="spellEnd"/>
      <w:r w:rsidR="64944560">
        <w:t xml:space="preserve"> </w:t>
      </w:r>
      <w:r w:rsidR="7142A0F3">
        <w:t>(20</w:t>
      </w:r>
      <w:r w:rsidR="0A4B80F0">
        <w:t>21</w:t>
      </w:r>
      <w:r w:rsidR="7142A0F3">
        <w:t xml:space="preserve">), </w:t>
      </w:r>
      <w:r w:rsidR="1A7E76BD">
        <w:t xml:space="preserve">Spain is </w:t>
      </w:r>
      <w:r w:rsidR="0AFB1458">
        <w:t>a</w:t>
      </w:r>
      <w:r w:rsidR="1A7E76BD">
        <w:t xml:space="preserve"> </w:t>
      </w:r>
      <w:r w:rsidR="2BA8A1BF">
        <w:t>European country located in the southwestern part of Europe</w:t>
      </w:r>
      <w:r w:rsidR="646B22AE">
        <w:t xml:space="preserve">, </w:t>
      </w:r>
      <w:r w:rsidR="02627A79">
        <w:t>part of her</w:t>
      </w:r>
      <w:r w:rsidR="646B22AE">
        <w:t xml:space="preserve"> coastlines f</w:t>
      </w:r>
      <w:r w:rsidR="43BD9547">
        <w:t xml:space="preserve">alls within the </w:t>
      </w:r>
      <w:r w:rsidR="427553B9">
        <w:t>Atlantic Ocean</w:t>
      </w:r>
      <w:r w:rsidR="43BD9547">
        <w:t xml:space="preserve"> and the </w:t>
      </w:r>
      <w:r w:rsidR="21C7C652">
        <w:t>Mediterranean Sea</w:t>
      </w:r>
      <w:r w:rsidR="1DCE03E7">
        <w:t>.</w:t>
      </w:r>
      <w:r w:rsidR="53B6F0B4">
        <w:t xml:space="preserve"> Also, Spain has</w:t>
      </w:r>
      <w:r w:rsidR="6DC9D2B7">
        <w:t xml:space="preserve"> an overall population of about 50 million people</w:t>
      </w:r>
      <w:r w:rsidR="3C4B77F5">
        <w:t>,</w:t>
      </w:r>
      <w:r w:rsidR="6DC9D2B7">
        <w:t xml:space="preserve"> with</w:t>
      </w:r>
      <w:r w:rsidR="53B6F0B4">
        <w:t xml:space="preserve"> </w:t>
      </w:r>
      <w:r w:rsidR="4BFAD8BC">
        <w:t>M</w:t>
      </w:r>
      <w:r w:rsidR="53B6F0B4">
        <w:t xml:space="preserve">adrid as </w:t>
      </w:r>
      <w:r w:rsidR="1246BB34">
        <w:t>its</w:t>
      </w:r>
      <w:r w:rsidR="53B6F0B4">
        <w:t xml:space="preserve"> largest city and capital</w:t>
      </w:r>
      <w:r w:rsidR="00E1AD9A">
        <w:t>.</w:t>
      </w:r>
      <w:r w:rsidR="7E9F2256">
        <w:t xml:space="preserve"> The language spoken in </w:t>
      </w:r>
      <w:r w:rsidR="7ECE58EC">
        <w:t>Spain</w:t>
      </w:r>
      <w:r w:rsidR="7E9F2256">
        <w:t xml:space="preserve"> is called Spanish</w:t>
      </w:r>
      <w:r w:rsidR="3823B2DC">
        <w:t>.</w:t>
      </w:r>
      <w:r w:rsidR="29428944">
        <w:t xml:space="preserve"> </w:t>
      </w:r>
    </w:p>
    <w:p w14:paraId="3FA051B8" w14:textId="5A2366E7" w:rsidR="0012042C" w:rsidRPr="0012042C" w:rsidRDefault="715C621B" w:rsidP="3407323D">
      <w:pPr>
        <w:tabs>
          <w:tab w:val="left" w:pos="2775"/>
        </w:tabs>
      </w:pPr>
      <w:r>
        <w:rPr>
          <w:noProof/>
        </w:rPr>
        <w:drawing>
          <wp:inline distT="0" distB="0" distL="0" distR="0" wp14:anchorId="430A43F8" wp14:editId="4695DF3E">
            <wp:extent cx="4572000" cy="3248025"/>
            <wp:effectExtent l="0" t="0" r="0" b="0"/>
            <wp:docPr id="720932044" name="Picture 72093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932044"/>
                    <pic:cNvPicPr/>
                  </pic:nvPicPr>
                  <pic:blipFill>
                    <a:blip r:embed="rId9">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46CE0D35" w14:textId="74742E86" w:rsidR="227084AF" w:rsidRDefault="715C621B" w:rsidP="227084AF">
      <w:pPr>
        <w:tabs>
          <w:tab w:val="left" w:pos="2775"/>
        </w:tabs>
      </w:pPr>
      <w:r w:rsidRPr="227084AF">
        <w:rPr>
          <w:rStyle w:val="Heading4Char"/>
        </w:rPr>
        <w:t>F</w:t>
      </w:r>
      <w:r w:rsidR="12AFB79A" w:rsidRPr="227084AF">
        <w:rPr>
          <w:rStyle w:val="Heading4Char"/>
        </w:rPr>
        <w:t>igure</w:t>
      </w:r>
      <w:r w:rsidRPr="227084AF">
        <w:rPr>
          <w:rStyle w:val="Heading4Char"/>
        </w:rPr>
        <w:t xml:space="preserve"> 1</w:t>
      </w:r>
      <w:r w:rsidR="12AFB79A" w:rsidRPr="227084AF">
        <w:rPr>
          <w:rStyle w:val="Heading4Char"/>
        </w:rPr>
        <w:t xml:space="preserve"> shows</w:t>
      </w:r>
      <w:r w:rsidRPr="227084AF">
        <w:rPr>
          <w:rStyle w:val="Heading4Char"/>
        </w:rPr>
        <w:t xml:space="preserve"> </w:t>
      </w:r>
      <w:r w:rsidR="487E3E0A" w:rsidRPr="227084AF">
        <w:rPr>
          <w:rStyle w:val="Heading4Char"/>
        </w:rPr>
        <w:t>m</w:t>
      </w:r>
      <w:r w:rsidRPr="227084AF">
        <w:rPr>
          <w:rStyle w:val="Heading4Char"/>
        </w:rPr>
        <w:t xml:space="preserve">ap of </w:t>
      </w:r>
      <w:r w:rsidR="4B81A2BF" w:rsidRPr="227084AF">
        <w:rPr>
          <w:rStyle w:val="Heading4Char"/>
        </w:rPr>
        <w:t>Spain</w:t>
      </w:r>
      <w:r w:rsidRPr="227084AF">
        <w:rPr>
          <w:rStyle w:val="Heading4Char"/>
        </w:rPr>
        <w:t xml:space="preserve"> (orangesmile.com)</w:t>
      </w:r>
    </w:p>
    <w:p w14:paraId="1F206E10" w14:textId="2441AB16" w:rsidR="4853E535" w:rsidRDefault="4853E535" w:rsidP="4853E535">
      <w:pPr>
        <w:tabs>
          <w:tab w:val="left" w:pos="2775"/>
        </w:tabs>
        <w:rPr>
          <w:rStyle w:val="Heading4Char"/>
        </w:rPr>
      </w:pPr>
    </w:p>
    <w:p w14:paraId="0BF93FC6" w14:textId="51155981" w:rsidR="4853E535" w:rsidRDefault="4853E535" w:rsidP="4853E535">
      <w:pPr>
        <w:tabs>
          <w:tab w:val="left" w:pos="2775"/>
        </w:tabs>
        <w:rPr>
          <w:rStyle w:val="Heading4Char"/>
        </w:rPr>
      </w:pPr>
    </w:p>
    <w:p w14:paraId="468A21B5" w14:textId="0A63991B" w:rsidR="4853E535" w:rsidRDefault="4853E535" w:rsidP="4853E535">
      <w:pPr>
        <w:tabs>
          <w:tab w:val="left" w:pos="2775"/>
        </w:tabs>
        <w:rPr>
          <w:rStyle w:val="Heading4Char"/>
        </w:rPr>
      </w:pPr>
    </w:p>
    <w:p w14:paraId="2EA99A6D" w14:textId="4755F15E" w:rsidR="0F53B9E6" w:rsidRDefault="0F53B9E6" w:rsidP="3407323D">
      <w:pPr>
        <w:tabs>
          <w:tab w:val="left" w:pos="2775"/>
        </w:tabs>
      </w:pPr>
      <w:r>
        <w:t xml:space="preserve">On the other hand, the project I was </w:t>
      </w:r>
      <w:r w:rsidR="204BC04D">
        <w:t>involved in w</w:t>
      </w:r>
      <w:r w:rsidR="20328981">
        <w:t>as being carried out in Nigeria.</w:t>
      </w:r>
      <w:r>
        <w:t xml:space="preserve"> </w:t>
      </w:r>
      <w:r w:rsidR="20CFF26F">
        <w:t xml:space="preserve">According to the Nigeria High Commission, Nigeria </w:t>
      </w:r>
      <w:r w:rsidR="14424F47">
        <w:t>is in</w:t>
      </w:r>
      <w:r w:rsidR="1D958AB0">
        <w:t xml:space="preserve"> West Africa with a </w:t>
      </w:r>
      <w:r w:rsidR="77059906">
        <w:t>land mass of 910,770 Km</w:t>
      </w:r>
      <w:r w:rsidR="33714A5F" w:rsidRPr="3407323D">
        <w:rPr>
          <w:vertAlign w:val="superscript"/>
        </w:rPr>
        <w:t>2</w:t>
      </w:r>
      <w:r w:rsidR="33714A5F">
        <w:t xml:space="preserve"> and </w:t>
      </w:r>
      <w:r w:rsidR="4D043BA2">
        <w:t xml:space="preserve">a </w:t>
      </w:r>
      <w:r w:rsidR="1D958AB0">
        <w:t xml:space="preserve">population of </w:t>
      </w:r>
      <w:r w:rsidR="17B3266E">
        <w:t>about 140 million</w:t>
      </w:r>
      <w:r w:rsidR="6DE8CD05">
        <w:t xml:space="preserve"> people. The capital of Nigeria is Abuja</w:t>
      </w:r>
      <w:r w:rsidR="7CFB4B94">
        <w:t>,</w:t>
      </w:r>
      <w:r w:rsidR="6DE8CD05">
        <w:t xml:space="preserve"> </w:t>
      </w:r>
      <w:r w:rsidR="1E0B83B8">
        <w:t xml:space="preserve">and four major languages </w:t>
      </w:r>
      <w:r w:rsidR="09A6F0F7">
        <w:t xml:space="preserve">(English, Hausa, Yoruba and </w:t>
      </w:r>
      <w:proofErr w:type="spellStart"/>
      <w:r w:rsidR="09A6F0F7">
        <w:t>Ibo</w:t>
      </w:r>
      <w:proofErr w:type="spellEnd"/>
      <w:r w:rsidR="09A6F0F7">
        <w:t>)</w:t>
      </w:r>
      <w:r w:rsidR="1E0B83B8">
        <w:t xml:space="preserve"> </w:t>
      </w:r>
      <w:r w:rsidR="2E0FB946">
        <w:t xml:space="preserve">are </w:t>
      </w:r>
      <w:r w:rsidR="1E0B83B8">
        <w:t>spoken in the country.</w:t>
      </w:r>
      <w:r w:rsidR="17B3266E">
        <w:t xml:space="preserve"> </w:t>
      </w:r>
    </w:p>
    <w:p w14:paraId="34DC6E4B" w14:textId="09B329B4" w:rsidR="3407323D" w:rsidRDefault="3407323D" w:rsidP="3407323D">
      <w:pPr>
        <w:tabs>
          <w:tab w:val="left" w:pos="2775"/>
        </w:tabs>
      </w:pPr>
    </w:p>
    <w:p w14:paraId="745BEDF2" w14:textId="0D38BEF6" w:rsidR="63D6F486" w:rsidRDefault="63D6F486" w:rsidP="3407323D">
      <w:pPr>
        <w:tabs>
          <w:tab w:val="left" w:pos="2775"/>
        </w:tabs>
      </w:pPr>
      <w:r>
        <w:rPr>
          <w:noProof/>
        </w:rPr>
        <w:drawing>
          <wp:inline distT="0" distB="0" distL="0" distR="0" wp14:anchorId="3F8CD8DC" wp14:editId="07E3B5A1">
            <wp:extent cx="4572000" cy="3609975"/>
            <wp:effectExtent l="0" t="0" r="0" b="0"/>
            <wp:docPr id="177818189" name="Picture 17781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176A6E73" w14:textId="67982724" w:rsidR="00897ABE" w:rsidRDefault="63D6F486" w:rsidP="227084AF">
      <w:pPr>
        <w:pStyle w:val="Heading4"/>
        <w:tabs>
          <w:tab w:val="left" w:pos="2775"/>
        </w:tabs>
      </w:pPr>
      <w:r>
        <w:t>F</w:t>
      </w:r>
      <w:r w:rsidR="717DF810">
        <w:t xml:space="preserve">igure </w:t>
      </w:r>
      <w:r>
        <w:t xml:space="preserve">2 </w:t>
      </w:r>
      <w:r w:rsidR="717DF810">
        <w:t>shows m</w:t>
      </w:r>
      <w:r>
        <w:t>ap of Nigeria showing the states in Nigeria</w:t>
      </w:r>
      <w:r w:rsidR="4ECFA4E0">
        <w:t xml:space="preserve"> and</w:t>
      </w:r>
      <w:r w:rsidR="30C97309">
        <w:t xml:space="preserve"> the</w:t>
      </w:r>
      <w:r w:rsidR="4ECFA4E0">
        <w:t xml:space="preserve"> capital Abuja</w:t>
      </w:r>
      <w:r>
        <w:t xml:space="preserve"> (</w:t>
      </w:r>
      <w:r w:rsidR="064C782C">
        <w:t xml:space="preserve">Ezra </w:t>
      </w:r>
      <w:proofErr w:type="spellStart"/>
      <w:r w:rsidR="064C782C">
        <w:t>Gayawan</w:t>
      </w:r>
      <w:proofErr w:type="spellEnd"/>
      <w:r w:rsidR="064C782C">
        <w:t>,</w:t>
      </w:r>
      <w:r w:rsidR="29A09C92">
        <w:t xml:space="preserve"> 2014)</w:t>
      </w:r>
    </w:p>
    <w:p w14:paraId="5DF48091" w14:textId="7EE4DF79" w:rsidR="00897ABE" w:rsidRDefault="00897ABE" w:rsidP="00541932">
      <w:pPr>
        <w:tabs>
          <w:tab w:val="left" w:pos="2775"/>
        </w:tabs>
        <w:jc w:val="both"/>
      </w:pPr>
    </w:p>
    <w:p w14:paraId="3E271B1A" w14:textId="527CDA3F" w:rsidR="00897ABE" w:rsidRDefault="3E7E842B" w:rsidP="77124FA7">
      <w:pPr>
        <w:tabs>
          <w:tab w:val="left" w:pos="2775"/>
        </w:tabs>
        <w:jc w:val="both"/>
        <w:rPr>
          <w:rFonts w:eastAsiaTheme="minorEastAsia"/>
        </w:rPr>
      </w:pPr>
      <w:r w:rsidRPr="3968B211">
        <w:rPr>
          <w:rStyle w:val="IntenseReference"/>
        </w:rPr>
        <w:t>1.</w:t>
      </w:r>
      <w:r w:rsidR="677A2853" w:rsidRPr="3968B211">
        <w:rPr>
          <w:rStyle w:val="IntenseReference"/>
        </w:rPr>
        <w:t>3</w:t>
      </w:r>
      <w:r w:rsidRPr="3968B211">
        <w:rPr>
          <w:rStyle w:val="IntenseReference"/>
        </w:rPr>
        <w:t xml:space="preserve"> </w:t>
      </w:r>
      <w:r w:rsidR="52BF742F" w:rsidRPr="3968B211">
        <w:rPr>
          <w:rStyle w:val="IntenseReference"/>
        </w:rPr>
        <w:t>SCHEDULE OF INTERNSHIP</w:t>
      </w:r>
      <w:r w:rsidR="740FA1B4">
        <w:t xml:space="preserve"> </w:t>
      </w:r>
    </w:p>
    <w:p w14:paraId="36571330" w14:textId="7F59DDE9" w:rsidR="26D80155" w:rsidRDefault="26D80155" w:rsidP="3241987B">
      <w:pPr>
        <w:tabs>
          <w:tab w:val="left" w:pos="2775"/>
        </w:tabs>
        <w:jc w:val="both"/>
      </w:pPr>
      <w:r>
        <w:t xml:space="preserve">As proven </w:t>
      </w:r>
      <w:r w:rsidR="70C4AD46">
        <w:t>in</w:t>
      </w:r>
      <w:r>
        <w:t xml:space="preserve"> my university internship approval letter, </w:t>
      </w:r>
      <w:r w:rsidR="062A73EE">
        <w:t>the internship program was scheduled for t</w:t>
      </w:r>
      <w:r w:rsidR="11723AAE">
        <w:t xml:space="preserve">wo months by Pagoda </w:t>
      </w:r>
      <w:r w:rsidR="2C2C7DB5">
        <w:t>projects,</w:t>
      </w:r>
      <w:r w:rsidR="11723AAE">
        <w:t xml:space="preserve"> </w:t>
      </w:r>
      <w:r w:rsidR="5BF65756">
        <w:t xml:space="preserve">and it ran from the </w:t>
      </w:r>
      <w:r w:rsidR="20196AB8">
        <w:t>23rd of</w:t>
      </w:r>
      <w:r w:rsidR="5BF65756">
        <w:t xml:space="preserve"> May 2022 to </w:t>
      </w:r>
      <w:r w:rsidR="092ADAAC">
        <w:t xml:space="preserve">the </w:t>
      </w:r>
      <w:r w:rsidR="5BF65756">
        <w:t xml:space="preserve">15th </w:t>
      </w:r>
      <w:r w:rsidR="092ADAAC">
        <w:t>of</w:t>
      </w:r>
      <w:r w:rsidR="604EC962">
        <w:t xml:space="preserve"> </w:t>
      </w:r>
      <w:r w:rsidR="0FBD38F7">
        <w:t>July 2022.</w:t>
      </w:r>
      <w:r w:rsidR="0AB09A59">
        <w:t xml:space="preserve"> </w:t>
      </w:r>
      <w:r w:rsidR="19731FBA">
        <w:t>There was a total of eight weeks in which different activities were scheduled for</w:t>
      </w:r>
      <w:r w:rsidR="0B7EF04E">
        <w:t xml:space="preserve"> me</w:t>
      </w:r>
      <w:r w:rsidR="19731FBA">
        <w:t xml:space="preserve"> </w:t>
      </w:r>
      <w:r w:rsidR="050E8CF9">
        <w:t xml:space="preserve">by Pagoda projects </w:t>
      </w:r>
      <w:r w:rsidR="3B2F886D">
        <w:t xml:space="preserve">outside of </w:t>
      </w:r>
      <w:r w:rsidR="629C4BAF">
        <w:t>my</w:t>
      </w:r>
      <w:r w:rsidR="3B2F886D">
        <w:t xml:space="preserve"> working hours</w:t>
      </w:r>
      <w:r w:rsidR="058F3ABD">
        <w:t xml:space="preserve">. </w:t>
      </w:r>
      <w:r w:rsidR="0DEA1A4D">
        <w:t>I spend the first six weeks working remotely and the last two weeks in Nigeria with my super</w:t>
      </w:r>
      <w:r w:rsidR="2099AB57">
        <w:t xml:space="preserve">visor for data </w:t>
      </w:r>
      <w:r w:rsidR="3E3CFAD4">
        <w:t>compilation</w:t>
      </w:r>
      <w:r w:rsidR="2099AB57">
        <w:t xml:space="preserve"> from the clients</w:t>
      </w:r>
      <w:r w:rsidR="791A1D9C">
        <w:t xml:space="preserve"> on a world bank </w:t>
      </w:r>
      <w:r w:rsidR="16BA0E5F">
        <w:t>mineral exploration</w:t>
      </w:r>
      <w:r w:rsidR="504B5031">
        <w:t xml:space="preserve"> </w:t>
      </w:r>
      <w:r w:rsidR="791A1D9C">
        <w:t xml:space="preserve">geophysical survey project in </w:t>
      </w:r>
      <w:r w:rsidR="5FA97117">
        <w:t>the country.</w:t>
      </w:r>
    </w:p>
    <w:p w14:paraId="52861B2B" w14:textId="7880B0F0" w:rsidR="5FA97117" w:rsidRDefault="5FA97117" w:rsidP="3241987B">
      <w:pPr>
        <w:tabs>
          <w:tab w:val="left" w:pos="2775"/>
        </w:tabs>
        <w:jc w:val="both"/>
      </w:pPr>
      <w:r>
        <w:t>Also, a</w:t>
      </w:r>
      <w:r w:rsidR="2827C19A">
        <w:t xml:space="preserve"> </w:t>
      </w:r>
      <w:r w:rsidR="077A3433">
        <w:t>culture</w:t>
      </w:r>
      <w:r w:rsidR="2827C19A">
        <w:t xml:space="preserve"> mentoring session</w:t>
      </w:r>
      <w:r w:rsidR="3AE3EA9D">
        <w:t xml:space="preserve"> </w:t>
      </w:r>
      <w:r w:rsidR="36F01598">
        <w:t xml:space="preserve">was </w:t>
      </w:r>
      <w:r w:rsidR="3AE3EA9D">
        <w:t xml:space="preserve">scheduled </w:t>
      </w:r>
      <w:r w:rsidR="2827C19A">
        <w:t xml:space="preserve">every </w:t>
      </w:r>
      <w:r w:rsidR="47CAC865">
        <w:t>Saturday</w:t>
      </w:r>
      <w:r w:rsidR="2827C19A">
        <w:t xml:space="preserve"> during</w:t>
      </w:r>
      <w:r w:rsidR="065B8A02">
        <w:t xml:space="preserve"> the </w:t>
      </w:r>
      <w:r w:rsidR="1AB76111">
        <w:t>internship</w:t>
      </w:r>
      <w:r w:rsidR="6EAA3243">
        <w:t>. A</w:t>
      </w:r>
      <w:r w:rsidR="0DED6290">
        <w:t xml:space="preserve"> report of the weekly activi</w:t>
      </w:r>
      <w:r w:rsidR="7FEF6632">
        <w:t>ties</w:t>
      </w:r>
      <w:r w:rsidR="0DED6290">
        <w:t xml:space="preserve"> I have been </w:t>
      </w:r>
      <w:r w:rsidR="14B64886">
        <w:t>involved</w:t>
      </w:r>
      <w:r w:rsidR="0DED6290">
        <w:t xml:space="preserve"> in was usually </w:t>
      </w:r>
      <w:r w:rsidR="700158EE">
        <w:t>submitted</w:t>
      </w:r>
      <w:r w:rsidR="0DED6290">
        <w:t xml:space="preserve"> </w:t>
      </w:r>
      <w:r w:rsidR="2CE5EE40">
        <w:t>every Friday via the pagoda portal.</w:t>
      </w:r>
    </w:p>
    <w:p w14:paraId="20ED00CF" w14:textId="544F6544" w:rsidR="227084AF" w:rsidRDefault="227084AF" w:rsidP="227084AF">
      <w:pPr>
        <w:tabs>
          <w:tab w:val="left" w:pos="2775"/>
        </w:tabs>
        <w:jc w:val="both"/>
      </w:pPr>
    </w:p>
    <w:p w14:paraId="3B760147" w14:textId="24F5A4D2" w:rsidR="227084AF" w:rsidRDefault="227084AF" w:rsidP="227084AF">
      <w:pPr>
        <w:tabs>
          <w:tab w:val="left" w:pos="2775"/>
        </w:tabs>
        <w:jc w:val="both"/>
      </w:pPr>
    </w:p>
    <w:p w14:paraId="08EBA279" w14:textId="4A25139B" w:rsidR="0DA6F7FC" w:rsidRDefault="0DA6F7FC" w:rsidP="0DA6F7FC">
      <w:pPr>
        <w:tabs>
          <w:tab w:val="left" w:pos="2775"/>
        </w:tabs>
        <w:jc w:val="both"/>
      </w:pPr>
    </w:p>
    <w:p w14:paraId="46234D68" w14:textId="76671039" w:rsidR="4853E535" w:rsidRDefault="4853E535" w:rsidP="4853E535">
      <w:pPr>
        <w:tabs>
          <w:tab w:val="left" w:pos="2775"/>
        </w:tabs>
        <w:jc w:val="both"/>
      </w:pPr>
    </w:p>
    <w:p w14:paraId="16AD979D" w14:textId="52192F55" w:rsidR="0BF53AF3" w:rsidRDefault="389C1FE9" w:rsidP="77124FA7">
      <w:pPr>
        <w:tabs>
          <w:tab w:val="left" w:pos="2775"/>
        </w:tabs>
        <w:jc w:val="both"/>
      </w:pPr>
      <w:r w:rsidRPr="3968B211">
        <w:rPr>
          <w:rStyle w:val="IntenseReference"/>
        </w:rPr>
        <w:t>1.</w:t>
      </w:r>
      <w:r w:rsidR="0827B5BB" w:rsidRPr="3968B211">
        <w:rPr>
          <w:rStyle w:val="IntenseReference"/>
        </w:rPr>
        <w:t>4</w:t>
      </w:r>
      <w:r w:rsidRPr="3968B211">
        <w:rPr>
          <w:rStyle w:val="IntenseReference"/>
        </w:rPr>
        <w:t xml:space="preserve"> </w:t>
      </w:r>
      <w:r w:rsidR="4BFDDAE4" w:rsidRPr="3968B211">
        <w:rPr>
          <w:rStyle w:val="IntenseReference"/>
        </w:rPr>
        <w:t>BACKGROU</w:t>
      </w:r>
      <w:r w:rsidR="5E74B1C2" w:rsidRPr="3968B211">
        <w:rPr>
          <w:rStyle w:val="IntenseReference"/>
        </w:rPr>
        <w:t>N</w:t>
      </w:r>
      <w:r w:rsidR="4BFDDAE4" w:rsidRPr="3968B211">
        <w:rPr>
          <w:rStyle w:val="IntenseReference"/>
        </w:rPr>
        <w:t>D OF THE STUDY</w:t>
      </w:r>
    </w:p>
    <w:p w14:paraId="463ECF91" w14:textId="3187B43A" w:rsidR="5F5C5D68" w:rsidRDefault="093832CE" w:rsidP="4853E535">
      <w:pPr>
        <w:tabs>
          <w:tab w:val="left" w:pos="2775"/>
        </w:tabs>
        <w:jc w:val="both"/>
        <w:rPr>
          <w:rFonts w:eastAsiaTheme="minorEastAsia"/>
        </w:rPr>
      </w:pPr>
      <w:r w:rsidRPr="4853E535">
        <w:rPr>
          <w:rFonts w:eastAsiaTheme="minorEastAsia"/>
        </w:rPr>
        <w:t xml:space="preserve">National </w:t>
      </w:r>
      <w:r w:rsidR="37E3BC92" w:rsidRPr="4853E535">
        <w:rPr>
          <w:rFonts w:eastAsiaTheme="minorEastAsia"/>
        </w:rPr>
        <w:t>G</w:t>
      </w:r>
      <w:r w:rsidRPr="4853E535">
        <w:rPr>
          <w:rFonts w:eastAsiaTheme="minorEastAsia"/>
        </w:rPr>
        <w:t>eographic</w:t>
      </w:r>
      <w:r w:rsidR="775EB9BB" w:rsidRPr="4853E535">
        <w:rPr>
          <w:rFonts w:eastAsiaTheme="minorEastAsia"/>
        </w:rPr>
        <w:t xml:space="preserve"> explained </w:t>
      </w:r>
      <w:r w:rsidR="2E2113F0" w:rsidRPr="4853E535">
        <w:rPr>
          <w:rFonts w:eastAsiaTheme="minorEastAsia"/>
        </w:rPr>
        <w:t>th</w:t>
      </w:r>
      <w:r w:rsidR="0BA9503E" w:rsidRPr="4853E535">
        <w:rPr>
          <w:rFonts w:eastAsiaTheme="minorEastAsia"/>
        </w:rPr>
        <w:t>at</w:t>
      </w:r>
      <w:r w:rsidR="2E2113F0" w:rsidRPr="4853E535">
        <w:rPr>
          <w:rFonts w:eastAsiaTheme="minorEastAsia"/>
        </w:rPr>
        <w:t xml:space="preserve"> there ha</w:t>
      </w:r>
      <w:r w:rsidR="3B2A67A0" w:rsidRPr="4853E535">
        <w:rPr>
          <w:rFonts w:eastAsiaTheme="minorEastAsia"/>
        </w:rPr>
        <w:t>d</w:t>
      </w:r>
      <w:r w:rsidR="2E2113F0" w:rsidRPr="4853E535">
        <w:rPr>
          <w:rFonts w:eastAsiaTheme="minorEastAsia"/>
        </w:rPr>
        <w:t xml:space="preserve"> been a </w:t>
      </w:r>
      <w:r w:rsidR="240894E4" w:rsidRPr="4853E535">
        <w:rPr>
          <w:rFonts w:eastAsiaTheme="minorEastAsia"/>
        </w:rPr>
        <w:t>continuous</w:t>
      </w:r>
      <w:r w:rsidR="2E2113F0" w:rsidRPr="4853E535">
        <w:rPr>
          <w:rFonts w:eastAsiaTheme="minorEastAsia"/>
        </w:rPr>
        <w:t xml:space="preserve"> increase in the global mean surface temperature</w:t>
      </w:r>
      <w:r w:rsidR="1F483821" w:rsidRPr="4853E535">
        <w:rPr>
          <w:rFonts w:eastAsiaTheme="minorEastAsia"/>
        </w:rPr>
        <w:t xml:space="preserve"> above </w:t>
      </w:r>
      <w:r w:rsidR="0EF69276" w:rsidRPr="4853E535">
        <w:rPr>
          <w:rFonts w:eastAsiaTheme="minorEastAsia"/>
        </w:rPr>
        <w:t>0.6-degree</w:t>
      </w:r>
      <w:r w:rsidR="1F483821" w:rsidRPr="4853E535">
        <w:rPr>
          <w:rFonts w:eastAsiaTheme="minorEastAsia"/>
        </w:rPr>
        <w:t xml:space="preserve"> </w:t>
      </w:r>
      <w:r w:rsidR="2CCC56EB" w:rsidRPr="4853E535">
        <w:rPr>
          <w:rFonts w:eastAsiaTheme="minorEastAsia"/>
        </w:rPr>
        <w:t>Celsius</w:t>
      </w:r>
      <w:r w:rsidR="5ECCF5DB" w:rsidRPr="4853E535">
        <w:rPr>
          <w:rFonts w:eastAsiaTheme="minorEastAsia"/>
        </w:rPr>
        <w:t xml:space="preserve"> since 190</w:t>
      </w:r>
      <w:r w:rsidR="3CE1D89E" w:rsidRPr="4853E535">
        <w:rPr>
          <w:rFonts w:eastAsiaTheme="minorEastAsia"/>
        </w:rPr>
        <w:t>6</w:t>
      </w:r>
      <w:r w:rsidR="1D9CC58F" w:rsidRPr="4853E535">
        <w:rPr>
          <w:rFonts w:eastAsiaTheme="minorEastAsia"/>
        </w:rPr>
        <w:t>,</w:t>
      </w:r>
      <w:r w:rsidR="015E801B" w:rsidRPr="4853E535">
        <w:rPr>
          <w:rFonts w:eastAsiaTheme="minorEastAsia"/>
        </w:rPr>
        <w:t xml:space="preserve"> which is causing the earth</w:t>
      </w:r>
      <w:r w:rsidR="71C78319" w:rsidRPr="4853E535">
        <w:rPr>
          <w:rFonts w:eastAsiaTheme="minorEastAsia"/>
        </w:rPr>
        <w:t>’s</w:t>
      </w:r>
      <w:r w:rsidR="015E801B" w:rsidRPr="4853E535">
        <w:rPr>
          <w:rFonts w:eastAsiaTheme="minorEastAsia"/>
        </w:rPr>
        <w:t xml:space="preserve"> planet to warm up</w:t>
      </w:r>
      <w:r w:rsidR="4A934D9C" w:rsidRPr="4853E535">
        <w:rPr>
          <w:rFonts w:eastAsiaTheme="minorEastAsia"/>
        </w:rPr>
        <w:t>,</w:t>
      </w:r>
      <w:r w:rsidR="2E54FD45" w:rsidRPr="4853E535">
        <w:rPr>
          <w:rFonts w:eastAsiaTheme="minorEastAsia"/>
        </w:rPr>
        <w:t xml:space="preserve"> resulting in physical effects like </w:t>
      </w:r>
      <w:r w:rsidR="15009A29" w:rsidRPr="4853E535">
        <w:rPr>
          <w:rFonts w:eastAsiaTheme="minorEastAsia"/>
        </w:rPr>
        <w:t>glacier</w:t>
      </w:r>
      <w:r w:rsidR="2E54FD45" w:rsidRPr="4853E535">
        <w:rPr>
          <w:rFonts w:eastAsiaTheme="minorEastAsia"/>
        </w:rPr>
        <w:t xml:space="preserve"> melt</w:t>
      </w:r>
      <w:r w:rsidR="0CF7D5F7" w:rsidRPr="4853E535">
        <w:rPr>
          <w:rFonts w:eastAsiaTheme="minorEastAsia"/>
        </w:rPr>
        <w:t>down, animal migration and shift in rainfall patterns</w:t>
      </w:r>
      <w:r w:rsidR="7258F7CC" w:rsidRPr="4853E535">
        <w:rPr>
          <w:rFonts w:eastAsiaTheme="minorEastAsia"/>
        </w:rPr>
        <w:t>.</w:t>
      </w:r>
      <w:r w:rsidR="06AD8F29" w:rsidRPr="4853E535">
        <w:rPr>
          <w:rFonts w:eastAsiaTheme="minorEastAsia"/>
        </w:rPr>
        <w:t xml:space="preserve"> </w:t>
      </w:r>
      <w:r w:rsidR="74BFACDB" w:rsidRPr="4853E535">
        <w:rPr>
          <w:rFonts w:eastAsiaTheme="minorEastAsia"/>
        </w:rPr>
        <w:t>Similarly, the N</w:t>
      </w:r>
      <w:r w:rsidR="61217C6B" w:rsidRPr="4853E535">
        <w:rPr>
          <w:rFonts w:eastAsiaTheme="minorEastAsia"/>
        </w:rPr>
        <w:t>OAA</w:t>
      </w:r>
      <w:r w:rsidR="74BFACDB" w:rsidRPr="4853E535">
        <w:rPr>
          <w:rFonts w:eastAsiaTheme="minorEastAsia"/>
        </w:rPr>
        <w:t>.GOV affirmed th</w:t>
      </w:r>
      <w:r w:rsidR="0BEE686B" w:rsidRPr="4853E535">
        <w:rPr>
          <w:rFonts w:eastAsiaTheme="minorEastAsia"/>
        </w:rPr>
        <w:t>at</w:t>
      </w:r>
      <w:r w:rsidR="74BFACDB" w:rsidRPr="4853E535">
        <w:rPr>
          <w:rFonts w:eastAsiaTheme="minorEastAsia"/>
        </w:rPr>
        <w:t xml:space="preserve"> climate change was more </w:t>
      </w:r>
      <w:r w:rsidR="395A15F1" w:rsidRPr="4853E535">
        <w:rPr>
          <w:rFonts w:eastAsiaTheme="minorEastAsia"/>
        </w:rPr>
        <w:t>than just a rise in surface temperature but</w:t>
      </w:r>
      <w:r w:rsidR="57B83D8A" w:rsidRPr="4853E535">
        <w:rPr>
          <w:rFonts w:eastAsiaTheme="minorEastAsia"/>
        </w:rPr>
        <w:t xml:space="preserve"> a condition that is accompanied by many </w:t>
      </w:r>
      <w:r w:rsidR="4228CFD7" w:rsidRPr="4853E535">
        <w:rPr>
          <w:rFonts w:eastAsiaTheme="minorEastAsia"/>
        </w:rPr>
        <w:t>changes</w:t>
      </w:r>
      <w:r w:rsidR="57B83D8A" w:rsidRPr="4853E535">
        <w:rPr>
          <w:rFonts w:eastAsiaTheme="minorEastAsia"/>
        </w:rPr>
        <w:t xml:space="preserve"> to the environ</w:t>
      </w:r>
      <w:r w:rsidR="58294CDA" w:rsidRPr="4853E535">
        <w:rPr>
          <w:rFonts w:eastAsiaTheme="minorEastAsia"/>
        </w:rPr>
        <w:t>ment and the way human being</w:t>
      </w:r>
      <w:r w:rsidR="6D5335DD" w:rsidRPr="4853E535">
        <w:rPr>
          <w:rFonts w:eastAsiaTheme="minorEastAsia"/>
        </w:rPr>
        <w:t>s</w:t>
      </w:r>
      <w:r w:rsidR="58294CDA" w:rsidRPr="4853E535">
        <w:rPr>
          <w:rFonts w:eastAsiaTheme="minorEastAsia"/>
        </w:rPr>
        <w:t xml:space="preserve"> live an</w:t>
      </w:r>
      <w:r w:rsidR="7F7477B5" w:rsidRPr="4853E535">
        <w:rPr>
          <w:rFonts w:eastAsiaTheme="minorEastAsia"/>
        </w:rPr>
        <w:t xml:space="preserve">d survive. </w:t>
      </w:r>
      <w:r w:rsidR="264D306F" w:rsidRPr="4853E535">
        <w:rPr>
          <w:rFonts w:eastAsiaTheme="minorEastAsia"/>
        </w:rPr>
        <w:t>To that end, some of the impact</w:t>
      </w:r>
      <w:r w:rsidR="7EAB429A" w:rsidRPr="4853E535">
        <w:rPr>
          <w:rFonts w:eastAsiaTheme="minorEastAsia"/>
        </w:rPr>
        <w:t>s</w:t>
      </w:r>
      <w:r w:rsidR="264D306F" w:rsidRPr="4853E535">
        <w:rPr>
          <w:rFonts w:eastAsiaTheme="minorEastAsia"/>
        </w:rPr>
        <w:t xml:space="preserve"> of climate change</w:t>
      </w:r>
      <w:r w:rsidR="34B78DED" w:rsidRPr="4853E535">
        <w:rPr>
          <w:rFonts w:eastAsiaTheme="minorEastAsia"/>
        </w:rPr>
        <w:t>,</w:t>
      </w:r>
      <w:r w:rsidR="264D306F" w:rsidRPr="4853E535">
        <w:rPr>
          <w:rFonts w:eastAsiaTheme="minorEastAsia"/>
        </w:rPr>
        <w:t xml:space="preserve"> as mentioned by N</w:t>
      </w:r>
      <w:r w:rsidR="13C257FE" w:rsidRPr="4853E535">
        <w:rPr>
          <w:rFonts w:eastAsiaTheme="minorEastAsia"/>
        </w:rPr>
        <w:t>OAA</w:t>
      </w:r>
      <w:r w:rsidR="67F5144F" w:rsidRPr="4853E535">
        <w:rPr>
          <w:rFonts w:eastAsiaTheme="minorEastAsia"/>
        </w:rPr>
        <w:t>.GOV</w:t>
      </w:r>
      <w:r w:rsidR="3A99F22F" w:rsidRPr="4853E535">
        <w:rPr>
          <w:rFonts w:eastAsiaTheme="minorEastAsia"/>
        </w:rPr>
        <w:t>,</w:t>
      </w:r>
      <w:r w:rsidR="67F5144F" w:rsidRPr="4853E535">
        <w:rPr>
          <w:rFonts w:eastAsiaTheme="minorEastAsia"/>
        </w:rPr>
        <w:t xml:space="preserve"> </w:t>
      </w:r>
      <w:r w:rsidR="671A8134" w:rsidRPr="4853E535">
        <w:rPr>
          <w:rFonts w:eastAsiaTheme="minorEastAsia"/>
        </w:rPr>
        <w:t>includes a</w:t>
      </w:r>
      <w:r w:rsidR="0511D8FF" w:rsidRPr="4853E535">
        <w:rPr>
          <w:rFonts w:eastAsiaTheme="minorEastAsia"/>
        </w:rPr>
        <w:t xml:space="preserve"> rise in sea level, severe drought and flooding in many parts of the world,</w:t>
      </w:r>
      <w:r w:rsidR="67BBFF3B" w:rsidRPr="4853E535">
        <w:rPr>
          <w:rFonts w:eastAsiaTheme="minorEastAsia"/>
        </w:rPr>
        <w:t xml:space="preserve"> </w:t>
      </w:r>
      <w:r w:rsidR="6D26EAB6" w:rsidRPr="4853E535">
        <w:rPr>
          <w:rFonts w:eastAsiaTheme="minorEastAsia"/>
        </w:rPr>
        <w:t xml:space="preserve">spread of diseases and sickness, poverty, </w:t>
      </w:r>
      <w:r w:rsidR="00467246" w:rsidRPr="4853E535">
        <w:rPr>
          <w:rFonts w:eastAsiaTheme="minorEastAsia"/>
        </w:rPr>
        <w:t xml:space="preserve">exposure </w:t>
      </w:r>
      <w:r w:rsidR="5661468C" w:rsidRPr="5600670E">
        <w:rPr>
          <w:rFonts w:eastAsiaTheme="minorEastAsia"/>
        </w:rPr>
        <w:t>to</w:t>
      </w:r>
      <w:r w:rsidR="291C1F92" w:rsidRPr="5600670E">
        <w:rPr>
          <w:rFonts w:eastAsiaTheme="minorEastAsia"/>
        </w:rPr>
        <w:t xml:space="preserve"> socioeconomic inequity as th</w:t>
      </w:r>
      <w:r w:rsidR="7BED114B" w:rsidRPr="5600670E">
        <w:rPr>
          <w:rFonts w:eastAsiaTheme="minorEastAsia"/>
        </w:rPr>
        <w:t xml:space="preserve">e vulnerable </w:t>
      </w:r>
      <w:r w:rsidR="62556EAB" w:rsidRPr="5600670E">
        <w:rPr>
          <w:rFonts w:eastAsiaTheme="minorEastAsia"/>
        </w:rPr>
        <w:t>communities</w:t>
      </w:r>
      <w:r w:rsidR="7BED114B" w:rsidRPr="5600670E">
        <w:rPr>
          <w:rFonts w:eastAsiaTheme="minorEastAsia"/>
        </w:rPr>
        <w:t xml:space="preserve"> are most</w:t>
      </w:r>
      <w:r w:rsidR="472E2172" w:rsidRPr="5600670E">
        <w:rPr>
          <w:rFonts w:eastAsiaTheme="minorEastAsia"/>
        </w:rPr>
        <w:t xml:space="preserve"> </w:t>
      </w:r>
      <w:r w:rsidR="7BED114B" w:rsidRPr="5600670E">
        <w:rPr>
          <w:rFonts w:eastAsiaTheme="minorEastAsia"/>
        </w:rPr>
        <w:t>prone to climate hazards.</w:t>
      </w:r>
      <w:r w:rsidR="0757CEFC" w:rsidRPr="5600670E">
        <w:rPr>
          <w:rFonts w:eastAsiaTheme="minorEastAsia"/>
        </w:rPr>
        <w:t xml:space="preserve"> </w:t>
      </w:r>
      <w:r w:rsidR="7EC5486E" w:rsidRPr="4853E535">
        <w:rPr>
          <w:rFonts w:eastAsiaTheme="minorEastAsia"/>
        </w:rPr>
        <w:t xml:space="preserve">In addition, climate change </w:t>
      </w:r>
      <w:r w:rsidR="3BE2F6DA" w:rsidRPr="4853E535">
        <w:rPr>
          <w:rFonts w:eastAsiaTheme="minorEastAsia"/>
        </w:rPr>
        <w:t xml:space="preserve">has been proven to have a psychological effect </w:t>
      </w:r>
      <w:r w:rsidR="0E6E8E8E" w:rsidRPr="4853E535">
        <w:rPr>
          <w:rFonts w:eastAsiaTheme="minorEastAsia"/>
        </w:rPr>
        <w:t>on the mental state of the people</w:t>
      </w:r>
      <w:r w:rsidR="52B5EE73" w:rsidRPr="4853E535">
        <w:rPr>
          <w:rFonts w:eastAsiaTheme="minorEastAsia"/>
        </w:rPr>
        <w:t xml:space="preserve"> </w:t>
      </w:r>
      <w:r w:rsidR="0E6E8E8E" w:rsidRPr="4853E535">
        <w:rPr>
          <w:rFonts w:eastAsiaTheme="minorEastAsia"/>
        </w:rPr>
        <w:t>traumatised by i</w:t>
      </w:r>
      <w:r w:rsidR="6347B1FF" w:rsidRPr="4853E535">
        <w:rPr>
          <w:rFonts w:eastAsiaTheme="minorEastAsia"/>
        </w:rPr>
        <w:t xml:space="preserve">ts </w:t>
      </w:r>
      <w:r w:rsidR="6833A5D3" w:rsidRPr="4853E535">
        <w:rPr>
          <w:rFonts w:eastAsiaTheme="minorEastAsia"/>
        </w:rPr>
        <w:t>accompanying</w:t>
      </w:r>
      <w:r w:rsidR="0E6E8E8E" w:rsidRPr="4853E535">
        <w:rPr>
          <w:rFonts w:eastAsiaTheme="minorEastAsia"/>
        </w:rPr>
        <w:t xml:space="preserve"> en</w:t>
      </w:r>
      <w:r w:rsidR="7FECC4BF" w:rsidRPr="4853E535">
        <w:rPr>
          <w:rFonts w:eastAsiaTheme="minorEastAsia"/>
        </w:rPr>
        <w:t>vironmental hazards</w:t>
      </w:r>
      <w:r w:rsidR="0A8DCF0B" w:rsidRPr="4853E535">
        <w:rPr>
          <w:rFonts w:eastAsiaTheme="minorEastAsia"/>
        </w:rPr>
        <w:t xml:space="preserve"> leading to mental disorder</w:t>
      </w:r>
      <w:r w:rsidR="3D5027CC" w:rsidRPr="4853E535">
        <w:rPr>
          <w:rFonts w:eastAsiaTheme="minorEastAsia"/>
        </w:rPr>
        <w:t>s</w:t>
      </w:r>
      <w:r w:rsidR="0A8DCF0B" w:rsidRPr="4853E535">
        <w:rPr>
          <w:rFonts w:eastAsiaTheme="minorEastAsia"/>
        </w:rPr>
        <w:t xml:space="preserve"> and post</w:t>
      </w:r>
      <w:r w:rsidR="7BF50CFD" w:rsidRPr="4853E535">
        <w:rPr>
          <w:rFonts w:eastAsiaTheme="minorEastAsia"/>
        </w:rPr>
        <w:t>-</w:t>
      </w:r>
      <w:r w:rsidR="0A8DCF0B" w:rsidRPr="4853E535">
        <w:rPr>
          <w:rFonts w:eastAsiaTheme="minorEastAsia"/>
        </w:rPr>
        <w:t xml:space="preserve">traumatic stress transfer to </w:t>
      </w:r>
      <w:r w:rsidR="62B63D4C" w:rsidRPr="4853E535">
        <w:rPr>
          <w:rFonts w:eastAsiaTheme="minorEastAsia"/>
        </w:rPr>
        <w:t xml:space="preserve">the </w:t>
      </w:r>
      <w:r w:rsidR="0A8DCF0B" w:rsidRPr="4853E535">
        <w:rPr>
          <w:rFonts w:eastAsiaTheme="minorEastAsia"/>
        </w:rPr>
        <w:t>future generation (</w:t>
      </w:r>
      <w:r w:rsidR="7F7E1F05" w:rsidRPr="4853E535">
        <w:rPr>
          <w:rFonts w:eastAsiaTheme="minorEastAsia"/>
        </w:rPr>
        <w:t xml:space="preserve"> </w:t>
      </w:r>
      <w:proofErr w:type="spellStart"/>
      <w:r w:rsidR="7F7E1F05" w:rsidRPr="4853E535">
        <w:rPr>
          <w:rFonts w:eastAsiaTheme="minorEastAsia"/>
        </w:rPr>
        <w:t>Cianconi</w:t>
      </w:r>
      <w:proofErr w:type="spellEnd"/>
      <w:r w:rsidR="7F7E1F05" w:rsidRPr="4853E535">
        <w:rPr>
          <w:rFonts w:eastAsiaTheme="minorEastAsia"/>
        </w:rPr>
        <w:t xml:space="preserve"> et al., 2020). Furthermor</w:t>
      </w:r>
      <w:r w:rsidR="638AD824" w:rsidRPr="4853E535">
        <w:rPr>
          <w:rFonts w:eastAsiaTheme="minorEastAsia"/>
        </w:rPr>
        <w:t>e,</w:t>
      </w:r>
      <w:r w:rsidR="6FF062FE" w:rsidRPr="4853E535">
        <w:rPr>
          <w:rFonts w:eastAsiaTheme="minorEastAsia"/>
        </w:rPr>
        <w:t xml:space="preserve"> </w:t>
      </w:r>
      <w:r w:rsidR="06AD8F29" w:rsidRPr="4853E535">
        <w:rPr>
          <w:rFonts w:eastAsiaTheme="minorEastAsia"/>
        </w:rPr>
        <w:t>A write</w:t>
      </w:r>
      <w:r w:rsidR="31926804" w:rsidRPr="4853E535">
        <w:rPr>
          <w:rFonts w:eastAsiaTheme="minorEastAsia"/>
        </w:rPr>
        <w:t>-</w:t>
      </w:r>
      <w:r w:rsidR="06AD8F29" w:rsidRPr="4853E535">
        <w:rPr>
          <w:rFonts w:eastAsiaTheme="minorEastAsia"/>
        </w:rPr>
        <w:t xml:space="preserve">up </w:t>
      </w:r>
      <w:r w:rsidR="20DF8585" w:rsidRPr="4853E535">
        <w:rPr>
          <w:rFonts w:eastAsiaTheme="minorEastAsia"/>
        </w:rPr>
        <w:t xml:space="preserve">by Jeff </w:t>
      </w:r>
      <w:proofErr w:type="spellStart"/>
      <w:r w:rsidR="20DF8585" w:rsidRPr="4853E535">
        <w:rPr>
          <w:rFonts w:eastAsiaTheme="minorEastAsia"/>
        </w:rPr>
        <w:t>Tollefson</w:t>
      </w:r>
      <w:proofErr w:type="spellEnd"/>
      <w:r w:rsidR="20DF8585" w:rsidRPr="4853E535">
        <w:rPr>
          <w:rFonts w:eastAsiaTheme="minorEastAsia"/>
        </w:rPr>
        <w:t>, 2022</w:t>
      </w:r>
      <w:r w:rsidR="06AD8F29" w:rsidRPr="4853E535">
        <w:rPr>
          <w:rFonts w:eastAsiaTheme="minorEastAsia"/>
        </w:rPr>
        <w:t xml:space="preserve"> on the report given </w:t>
      </w:r>
      <w:r w:rsidR="56A5DF9A" w:rsidRPr="4853E535">
        <w:rPr>
          <w:rFonts w:eastAsiaTheme="minorEastAsia"/>
        </w:rPr>
        <w:t>by IPCC also mentioned</w:t>
      </w:r>
      <w:r w:rsidR="0DD0E3CC" w:rsidRPr="4853E535">
        <w:rPr>
          <w:rFonts w:eastAsiaTheme="minorEastAsia"/>
        </w:rPr>
        <w:t xml:space="preserve"> the high mortality rate caused by</w:t>
      </w:r>
      <w:r w:rsidR="15D7E246" w:rsidRPr="4853E535">
        <w:rPr>
          <w:rFonts w:eastAsiaTheme="minorEastAsia"/>
        </w:rPr>
        <w:t xml:space="preserve"> climate change </w:t>
      </w:r>
      <w:r w:rsidR="7FE8EE0C" w:rsidRPr="4853E535">
        <w:rPr>
          <w:rFonts w:eastAsiaTheme="minorEastAsia"/>
        </w:rPr>
        <w:t xml:space="preserve">events </w:t>
      </w:r>
      <w:r w:rsidR="15D7E246" w:rsidRPr="4853E535">
        <w:rPr>
          <w:rFonts w:eastAsiaTheme="minorEastAsia"/>
        </w:rPr>
        <w:t>on th</w:t>
      </w:r>
      <w:r w:rsidR="245A2511" w:rsidRPr="4853E535">
        <w:rPr>
          <w:rFonts w:eastAsiaTheme="minorEastAsia"/>
        </w:rPr>
        <w:t>e</w:t>
      </w:r>
      <w:r w:rsidR="15D7E246" w:rsidRPr="4853E535">
        <w:rPr>
          <w:rFonts w:eastAsiaTheme="minorEastAsia"/>
        </w:rPr>
        <w:t xml:space="preserve"> people</w:t>
      </w:r>
      <w:r w:rsidR="3774CC46" w:rsidRPr="4853E535">
        <w:rPr>
          <w:rFonts w:eastAsiaTheme="minorEastAsia"/>
        </w:rPr>
        <w:t>,</w:t>
      </w:r>
      <w:r w:rsidR="60557EC5" w:rsidRPr="4853E535">
        <w:rPr>
          <w:rFonts w:eastAsiaTheme="minorEastAsia"/>
        </w:rPr>
        <w:t xml:space="preserve"> especially vulnerable </w:t>
      </w:r>
      <w:r w:rsidR="2AEC0DEE" w:rsidRPr="4853E535">
        <w:rPr>
          <w:rFonts w:eastAsiaTheme="minorEastAsia"/>
        </w:rPr>
        <w:t>groups</w:t>
      </w:r>
      <w:r w:rsidR="436D3471" w:rsidRPr="4853E535">
        <w:rPr>
          <w:rFonts w:eastAsiaTheme="minorEastAsia"/>
        </w:rPr>
        <w:t>.</w:t>
      </w:r>
      <w:r w:rsidR="4923296A" w:rsidRPr="4853E535">
        <w:rPr>
          <w:rFonts w:eastAsiaTheme="minorEastAsia"/>
        </w:rPr>
        <w:t xml:space="preserve"> T</w:t>
      </w:r>
      <w:r w:rsidR="19100C03" w:rsidRPr="4853E535">
        <w:rPr>
          <w:rFonts w:eastAsiaTheme="minorEastAsia"/>
        </w:rPr>
        <w:t xml:space="preserve">he work of </w:t>
      </w:r>
      <w:proofErr w:type="spellStart"/>
      <w:r w:rsidR="19100C03" w:rsidRPr="4853E535">
        <w:rPr>
          <w:rFonts w:eastAsiaTheme="minorEastAsia"/>
        </w:rPr>
        <w:t>Calleja-An</w:t>
      </w:r>
      <w:r w:rsidR="42188152" w:rsidRPr="4853E535">
        <w:rPr>
          <w:rFonts w:eastAsiaTheme="minorEastAsia"/>
        </w:rPr>
        <w:t>guis</w:t>
      </w:r>
      <w:proofErr w:type="spellEnd"/>
      <w:r w:rsidR="42188152" w:rsidRPr="4853E535">
        <w:rPr>
          <w:rFonts w:eastAsiaTheme="minorEastAsia"/>
        </w:rPr>
        <w:t xml:space="preserve"> et al., 2021</w:t>
      </w:r>
      <w:r w:rsidR="7495509D" w:rsidRPr="4853E535">
        <w:rPr>
          <w:rFonts w:eastAsiaTheme="minorEastAsia"/>
        </w:rPr>
        <w:t xml:space="preserve"> also backed this up,</w:t>
      </w:r>
      <w:r w:rsidR="42188152" w:rsidRPr="4853E535">
        <w:rPr>
          <w:rFonts w:eastAsiaTheme="minorEastAsia"/>
        </w:rPr>
        <w:t xml:space="preserve"> </w:t>
      </w:r>
      <w:r w:rsidR="48B9B2E4" w:rsidRPr="4853E535">
        <w:rPr>
          <w:rFonts w:eastAsiaTheme="minorEastAsia"/>
        </w:rPr>
        <w:t>that there is a high rate of mortality</w:t>
      </w:r>
      <w:r w:rsidR="240BE394" w:rsidRPr="4853E535">
        <w:rPr>
          <w:rFonts w:eastAsiaTheme="minorEastAsia"/>
        </w:rPr>
        <w:t xml:space="preserve"> </w:t>
      </w:r>
      <w:r w:rsidR="58088AB3" w:rsidRPr="4853E535">
        <w:rPr>
          <w:rFonts w:eastAsiaTheme="minorEastAsia"/>
        </w:rPr>
        <w:t>due to</w:t>
      </w:r>
      <w:r w:rsidR="240BE394" w:rsidRPr="4853E535">
        <w:rPr>
          <w:rFonts w:eastAsiaTheme="minorEastAsia"/>
        </w:rPr>
        <w:t xml:space="preserve"> climate change impacting</w:t>
      </w:r>
      <w:r w:rsidR="48B9B2E4" w:rsidRPr="4853E535">
        <w:rPr>
          <w:rFonts w:eastAsiaTheme="minorEastAsia"/>
        </w:rPr>
        <w:t xml:space="preserve"> extreme cold or hot weather</w:t>
      </w:r>
      <w:r w:rsidR="73039393" w:rsidRPr="4853E535">
        <w:rPr>
          <w:rFonts w:eastAsiaTheme="minorEastAsia"/>
        </w:rPr>
        <w:t xml:space="preserve"> condition</w:t>
      </w:r>
      <w:r w:rsidR="7619B177" w:rsidRPr="4853E535">
        <w:rPr>
          <w:rFonts w:eastAsiaTheme="minorEastAsia"/>
        </w:rPr>
        <w:t>s</w:t>
      </w:r>
      <w:r w:rsidR="73039393" w:rsidRPr="4853E535">
        <w:rPr>
          <w:rFonts w:eastAsiaTheme="minorEastAsia"/>
        </w:rPr>
        <w:t>, some vulnerable groups with</w:t>
      </w:r>
      <w:r w:rsidR="76E5F17A" w:rsidRPr="4853E535">
        <w:rPr>
          <w:rFonts w:eastAsiaTheme="minorEastAsia"/>
        </w:rPr>
        <w:t xml:space="preserve"> co-morbid cardiovascular or respiratory </w:t>
      </w:r>
      <w:r w:rsidR="4FFFB8D6" w:rsidRPr="4853E535">
        <w:rPr>
          <w:rFonts w:eastAsiaTheme="minorEastAsia"/>
        </w:rPr>
        <w:t>diseases</w:t>
      </w:r>
      <w:r w:rsidR="7620F406" w:rsidRPr="4853E535">
        <w:rPr>
          <w:rFonts w:eastAsiaTheme="minorEastAsia"/>
        </w:rPr>
        <w:t xml:space="preserve"> are often harshly affected</w:t>
      </w:r>
      <w:r w:rsidR="3F906461" w:rsidRPr="4853E535">
        <w:rPr>
          <w:rFonts w:eastAsiaTheme="minorEastAsia"/>
        </w:rPr>
        <w:t xml:space="preserve"> and</w:t>
      </w:r>
      <w:r w:rsidR="7620F406" w:rsidRPr="4853E535">
        <w:rPr>
          <w:rFonts w:eastAsiaTheme="minorEastAsia"/>
        </w:rPr>
        <w:t xml:space="preserve"> which could lead to their death.</w:t>
      </w:r>
    </w:p>
    <w:p w14:paraId="6B88A4FD" w14:textId="4621E4F9" w:rsidR="5F5C5D68" w:rsidRDefault="60C45316" w:rsidP="5F5C5D68">
      <w:pPr>
        <w:tabs>
          <w:tab w:val="left" w:pos="2775"/>
        </w:tabs>
        <w:jc w:val="both"/>
        <w:rPr>
          <w:rFonts w:eastAsiaTheme="minorEastAsia"/>
        </w:rPr>
      </w:pPr>
      <w:r w:rsidRPr="77124FA7">
        <w:rPr>
          <w:rFonts w:eastAsiaTheme="minorEastAsia"/>
        </w:rPr>
        <w:t>Referring to the views of</w:t>
      </w:r>
      <w:r w:rsidR="7E79C220" w:rsidRPr="77124FA7">
        <w:rPr>
          <w:rFonts w:eastAsiaTheme="minorEastAsia"/>
        </w:rPr>
        <w:t xml:space="preserve"> Thompson</w:t>
      </w:r>
      <w:r w:rsidR="38C85450" w:rsidRPr="77124FA7">
        <w:rPr>
          <w:rFonts w:eastAsiaTheme="minorEastAsia"/>
        </w:rPr>
        <w:t xml:space="preserve"> </w:t>
      </w:r>
      <w:r w:rsidR="2893BABE" w:rsidRPr="77124FA7">
        <w:rPr>
          <w:rFonts w:eastAsiaTheme="minorEastAsia"/>
        </w:rPr>
        <w:t>(</w:t>
      </w:r>
      <w:r w:rsidR="7E79C220" w:rsidRPr="77124FA7">
        <w:rPr>
          <w:rFonts w:eastAsiaTheme="minorEastAsia"/>
        </w:rPr>
        <w:t>2010</w:t>
      </w:r>
      <w:r w:rsidR="66286881" w:rsidRPr="77124FA7">
        <w:rPr>
          <w:rFonts w:eastAsiaTheme="minorEastAsia"/>
        </w:rPr>
        <w:t>)</w:t>
      </w:r>
      <w:r w:rsidR="7E79C220" w:rsidRPr="77124FA7">
        <w:rPr>
          <w:rFonts w:eastAsiaTheme="minorEastAsia"/>
        </w:rPr>
        <w:t xml:space="preserve"> about the causes of climate ch</w:t>
      </w:r>
      <w:r w:rsidR="401E6310" w:rsidRPr="77124FA7">
        <w:rPr>
          <w:rFonts w:eastAsiaTheme="minorEastAsia"/>
        </w:rPr>
        <w:t xml:space="preserve">ange, he enumerated two </w:t>
      </w:r>
      <w:r w:rsidR="23772779" w:rsidRPr="5600670E">
        <w:rPr>
          <w:rFonts w:eastAsiaTheme="minorEastAsia"/>
        </w:rPr>
        <w:t>significant reasons</w:t>
      </w:r>
      <w:r w:rsidR="401E6310" w:rsidRPr="77124FA7">
        <w:rPr>
          <w:rFonts w:eastAsiaTheme="minorEastAsia"/>
        </w:rPr>
        <w:t xml:space="preserve"> to be natural and man</w:t>
      </w:r>
      <w:r w:rsidR="39257B4E" w:rsidRPr="77124FA7">
        <w:rPr>
          <w:rFonts w:eastAsiaTheme="minorEastAsia"/>
        </w:rPr>
        <w:t>made. He mentioned that natural force</w:t>
      </w:r>
      <w:r w:rsidR="39B103FC" w:rsidRPr="77124FA7">
        <w:rPr>
          <w:rFonts w:eastAsiaTheme="minorEastAsia"/>
        </w:rPr>
        <w:t>s</w:t>
      </w:r>
      <w:r w:rsidR="39257B4E" w:rsidRPr="77124FA7">
        <w:rPr>
          <w:rFonts w:eastAsiaTheme="minorEastAsia"/>
        </w:rPr>
        <w:t xml:space="preserve"> such as </w:t>
      </w:r>
      <w:r w:rsidR="2FD9E2A3" w:rsidRPr="77124FA7">
        <w:rPr>
          <w:rFonts w:eastAsiaTheme="minorEastAsia"/>
        </w:rPr>
        <w:t>volcanic eruptions</w:t>
      </w:r>
      <w:r w:rsidR="10C7966F" w:rsidRPr="5600670E">
        <w:rPr>
          <w:rFonts w:eastAsiaTheme="minorEastAsia"/>
        </w:rPr>
        <w:t>,</w:t>
      </w:r>
      <w:r w:rsidR="2FD9E2A3" w:rsidRPr="77124FA7">
        <w:rPr>
          <w:rFonts w:eastAsiaTheme="minorEastAsia"/>
        </w:rPr>
        <w:t xml:space="preserve"> which </w:t>
      </w:r>
      <w:r w:rsidR="5222B13D" w:rsidRPr="5600670E">
        <w:rPr>
          <w:rFonts w:eastAsiaTheme="minorEastAsia"/>
        </w:rPr>
        <w:t>have</w:t>
      </w:r>
      <w:r w:rsidR="2FD9E2A3" w:rsidRPr="77124FA7">
        <w:rPr>
          <w:rFonts w:eastAsiaTheme="minorEastAsia"/>
        </w:rPr>
        <w:t xml:space="preserve"> led to the release of environmentally damaging gases and </w:t>
      </w:r>
      <w:r w:rsidR="633D47DF" w:rsidRPr="77124FA7">
        <w:rPr>
          <w:rFonts w:eastAsiaTheme="minorEastAsia"/>
        </w:rPr>
        <w:t>El-</w:t>
      </w:r>
      <w:r w:rsidR="1BFDF462" w:rsidRPr="77124FA7">
        <w:rPr>
          <w:rFonts w:eastAsiaTheme="minorEastAsia"/>
        </w:rPr>
        <w:t>Nino</w:t>
      </w:r>
      <w:r w:rsidR="633D47DF" w:rsidRPr="77124FA7">
        <w:rPr>
          <w:rFonts w:eastAsiaTheme="minorEastAsia"/>
        </w:rPr>
        <w:t xml:space="preserve"> </w:t>
      </w:r>
      <w:r w:rsidR="6C83BCC8" w:rsidRPr="5600670E">
        <w:rPr>
          <w:rFonts w:eastAsiaTheme="minorEastAsia"/>
        </w:rPr>
        <w:t>condition</w:t>
      </w:r>
      <w:r w:rsidR="37C9DFD7" w:rsidRPr="5600670E">
        <w:rPr>
          <w:rFonts w:eastAsiaTheme="minorEastAsia"/>
        </w:rPr>
        <w:t>s</w:t>
      </w:r>
      <w:r w:rsidR="07C0D315" w:rsidRPr="77124FA7">
        <w:rPr>
          <w:rFonts w:eastAsiaTheme="minorEastAsia"/>
        </w:rPr>
        <w:t xml:space="preserve"> in the </w:t>
      </w:r>
      <w:r w:rsidR="5CA40718" w:rsidRPr="77124FA7">
        <w:rPr>
          <w:rFonts w:eastAsiaTheme="minorEastAsia"/>
        </w:rPr>
        <w:t>Pacific Ocean</w:t>
      </w:r>
      <w:r w:rsidR="10418110" w:rsidRPr="5600670E">
        <w:rPr>
          <w:rFonts w:eastAsiaTheme="minorEastAsia"/>
        </w:rPr>
        <w:t>,</w:t>
      </w:r>
      <w:r w:rsidR="07C0D315" w:rsidRPr="77124FA7">
        <w:rPr>
          <w:rFonts w:eastAsiaTheme="minorEastAsia"/>
        </w:rPr>
        <w:t xml:space="preserve"> contribute to climate change</w:t>
      </w:r>
      <w:r w:rsidR="14831A1B" w:rsidRPr="5600670E">
        <w:rPr>
          <w:rFonts w:eastAsiaTheme="minorEastAsia"/>
        </w:rPr>
        <w:t>.</w:t>
      </w:r>
      <w:r w:rsidR="4EF8DE78" w:rsidRPr="5600670E">
        <w:rPr>
          <w:rFonts w:eastAsiaTheme="minorEastAsia"/>
        </w:rPr>
        <w:t xml:space="preserve"> </w:t>
      </w:r>
      <w:r w:rsidR="588947A1" w:rsidRPr="5600670E">
        <w:rPr>
          <w:rFonts w:eastAsiaTheme="minorEastAsia"/>
        </w:rPr>
        <w:t>H</w:t>
      </w:r>
      <w:r w:rsidR="41DF77CC" w:rsidRPr="5600670E">
        <w:rPr>
          <w:rFonts w:eastAsiaTheme="minorEastAsia"/>
        </w:rPr>
        <w:t>e</w:t>
      </w:r>
      <w:r w:rsidR="23C037FF" w:rsidRPr="77124FA7">
        <w:rPr>
          <w:rFonts w:eastAsiaTheme="minorEastAsia"/>
        </w:rPr>
        <w:t xml:space="preserve"> further stated that the occurrence </w:t>
      </w:r>
      <w:r w:rsidR="6065CC87" w:rsidRPr="77124FA7">
        <w:rPr>
          <w:rFonts w:eastAsiaTheme="minorEastAsia"/>
        </w:rPr>
        <w:t>of climate</w:t>
      </w:r>
      <w:r w:rsidR="23C037FF" w:rsidRPr="77124FA7">
        <w:rPr>
          <w:rFonts w:eastAsiaTheme="minorEastAsia"/>
        </w:rPr>
        <w:t xml:space="preserve"> change for the pas</w:t>
      </w:r>
      <w:r w:rsidR="34D56916" w:rsidRPr="77124FA7">
        <w:rPr>
          <w:rFonts w:eastAsiaTheme="minorEastAsia"/>
        </w:rPr>
        <w:t xml:space="preserve">t 100 years </w:t>
      </w:r>
      <w:r w:rsidR="6B1D8844" w:rsidRPr="5600670E">
        <w:rPr>
          <w:rFonts w:eastAsiaTheme="minorEastAsia"/>
        </w:rPr>
        <w:t>ha</w:t>
      </w:r>
      <w:r w:rsidR="6F93F3A8" w:rsidRPr="5600670E">
        <w:rPr>
          <w:rFonts w:eastAsiaTheme="minorEastAsia"/>
        </w:rPr>
        <w:t>d</w:t>
      </w:r>
      <w:r w:rsidR="173E5E07" w:rsidRPr="77124FA7">
        <w:rPr>
          <w:rFonts w:eastAsiaTheme="minorEastAsia"/>
        </w:rPr>
        <w:t xml:space="preserve"> been majorly due to human activities </w:t>
      </w:r>
      <w:r w:rsidR="23578376" w:rsidRPr="77124FA7">
        <w:rPr>
          <w:rFonts w:eastAsiaTheme="minorEastAsia"/>
        </w:rPr>
        <w:t xml:space="preserve">such as </w:t>
      </w:r>
      <w:r w:rsidR="582E456E" w:rsidRPr="5600670E">
        <w:rPr>
          <w:rFonts w:eastAsiaTheme="minorEastAsia"/>
        </w:rPr>
        <w:t>releas</w:t>
      </w:r>
      <w:r w:rsidR="137DCC0C" w:rsidRPr="5600670E">
        <w:rPr>
          <w:rFonts w:eastAsiaTheme="minorEastAsia"/>
        </w:rPr>
        <w:t>ing</w:t>
      </w:r>
      <w:r w:rsidR="23578376" w:rsidRPr="77124FA7">
        <w:rPr>
          <w:rFonts w:eastAsiaTheme="minorEastAsia"/>
        </w:rPr>
        <w:t xml:space="preserve"> greenhouse gases into the atmosphere </w:t>
      </w:r>
      <w:r w:rsidR="255DF258" w:rsidRPr="77124FA7">
        <w:rPr>
          <w:rFonts w:eastAsiaTheme="minorEastAsia"/>
        </w:rPr>
        <w:t>through deforestation, mining, production</w:t>
      </w:r>
      <w:r w:rsidR="0DDE722C" w:rsidRPr="77124FA7">
        <w:rPr>
          <w:rFonts w:eastAsiaTheme="minorEastAsia"/>
        </w:rPr>
        <w:t xml:space="preserve"> of oil and gas, burning of </w:t>
      </w:r>
      <w:r w:rsidR="4801EE13" w:rsidRPr="77124FA7">
        <w:rPr>
          <w:rFonts w:eastAsiaTheme="minorEastAsia"/>
        </w:rPr>
        <w:t>household</w:t>
      </w:r>
      <w:r w:rsidR="0DDE722C" w:rsidRPr="77124FA7">
        <w:rPr>
          <w:rFonts w:eastAsiaTheme="minorEastAsia"/>
        </w:rPr>
        <w:t xml:space="preserve"> waste</w:t>
      </w:r>
      <w:r w:rsidR="3A2A9992" w:rsidRPr="77124FA7">
        <w:rPr>
          <w:rFonts w:eastAsiaTheme="minorEastAsia"/>
        </w:rPr>
        <w:t>, animal rearing etc.</w:t>
      </w:r>
      <w:r w:rsidR="255DF258" w:rsidRPr="77124FA7">
        <w:rPr>
          <w:rFonts w:eastAsiaTheme="minorEastAsia"/>
        </w:rPr>
        <w:t xml:space="preserve"> </w:t>
      </w:r>
    </w:p>
    <w:p w14:paraId="6FDAC09C" w14:textId="3C70EF1F" w:rsidR="5F5C5D68" w:rsidRDefault="06ACFA7B" w:rsidP="5F5C5D68">
      <w:pPr>
        <w:tabs>
          <w:tab w:val="left" w:pos="2775"/>
        </w:tabs>
        <w:jc w:val="both"/>
        <w:rPr>
          <w:rFonts w:eastAsiaTheme="minorEastAsia"/>
        </w:rPr>
      </w:pPr>
      <w:r w:rsidRPr="77124FA7">
        <w:rPr>
          <w:rFonts w:eastAsiaTheme="minorEastAsia"/>
        </w:rPr>
        <w:t xml:space="preserve">In the event of </w:t>
      </w:r>
      <w:r w:rsidR="31752169" w:rsidRPr="77124FA7">
        <w:rPr>
          <w:rFonts w:eastAsiaTheme="minorEastAsia"/>
        </w:rPr>
        <w:t xml:space="preserve">high carbon emissions and </w:t>
      </w:r>
      <w:r w:rsidRPr="77124FA7">
        <w:rPr>
          <w:rFonts w:eastAsiaTheme="minorEastAsia"/>
        </w:rPr>
        <w:t>climate change</w:t>
      </w:r>
      <w:r w:rsidR="4BE0E920" w:rsidRPr="77124FA7">
        <w:rPr>
          <w:rFonts w:eastAsiaTheme="minorEastAsia"/>
        </w:rPr>
        <w:t>, White et al</w:t>
      </w:r>
      <w:r w:rsidR="3FE13EB6" w:rsidRPr="77124FA7">
        <w:rPr>
          <w:rFonts w:eastAsiaTheme="minorEastAsia"/>
        </w:rPr>
        <w:t>.</w:t>
      </w:r>
      <w:r w:rsidR="4BE0E920" w:rsidRPr="77124FA7">
        <w:rPr>
          <w:rFonts w:eastAsiaTheme="minorEastAsia"/>
        </w:rPr>
        <w:t xml:space="preserve"> (2022) </w:t>
      </w:r>
      <w:r w:rsidR="10A18B7A" w:rsidRPr="5600670E">
        <w:rPr>
          <w:rFonts w:eastAsiaTheme="minorEastAsia"/>
        </w:rPr>
        <w:t>explain</w:t>
      </w:r>
      <w:r w:rsidR="6F1472C2" w:rsidRPr="77124FA7">
        <w:rPr>
          <w:rFonts w:eastAsiaTheme="minorEastAsia"/>
        </w:rPr>
        <w:t xml:space="preserve"> how the </w:t>
      </w:r>
      <w:r w:rsidR="002DABE0" w:rsidRPr="5600670E">
        <w:rPr>
          <w:rFonts w:eastAsiaTheme="minorEastAsia"/>
        </w:rPr>
        <w:t>primary</w:t>
      </w:r>
      <w:r w:rsidR="6F1472C2" w:rsidRPr="77124FA7">
        <w:rPr>
          <w:rFonts w:eastAsiaTheme="minorEastAsia"/>
        </w:rPr>
        <w:t xml:space="preserve"> aim of mo</w:t>
      </w:r>
      <w:r w:rsidR="69CD753E" w:rsidRPr="77124FA7">
        <w:rPr>
          <w:rFonts w:eastAsiaTheme="minorEastAsia"/>
        </w:rPr>
        <w:t>st</w:t>
      </w:r>
      <w:r w:rsidR="6F1472C2" w:rsidRPr="77124FA7">
        <w:rPr>
          <w:rFonts w:eastAsiaTheme="minorEastAsia"/>
        </w:rPr>
        <w:t xml:space="preserve"> countries around the world </w:t>
      </w:r>
      <w:r w:rsidR="58FE257A" w:rsidRPr="77124FA7">
        <w:rPr>
          <w:rFonts w:eastAsiaTheme="minorEastAsia"/>
        </w:rPr>
        <w:t xml:space="preserve">is to </w:t>
      </w:r>
      <w:r w:rsidR="79A35E4C" w:rsidRPr="5600670E">
        <w:rPr>
          <w:rFonts w:eastAsiaTheme="minorEastAsia"/>
        </w:rPr>
        <w:t>decarboni</w:t>
      </w:r>
      <w:r w:rsidR="3BBFCCC2" w:rsidRPr="5600670E">
        <w:rPr>
          <w:rFonts w:eastAsiaTheme="minorEastAsia"/>
        </w:rPr>
        <w:t>se</w:t>
      </w:r>
      <w:r w:rsidR="58FE257A" w:rsidRPr="77124FA7">
        <w:rPr>
          <w:rFonts w:eastAsiaTheme="minorEastAsia"/>
        </w:rPr>
        <w:t xml:space="preserve"> the </w:t>
      </w:r>
      <w:r w:rsidR="60F76C2C" w:rsidRPr="77124FA7">
        <w:rPr>
          <w:rFonts w:eastAsiaTheme="minorEastAsia"/>
        </w:rPr>
        <w:t xml:space="preserve">economy </w:t>
      </w:r>
      <w:r w:rsidR="77BCB570" w:rsidRPr="5600670E">
        <w:rPr>
          <w:rFonts w:eastAsiaTheme="minorEastAsia"/>
        </w:rPr>
        <w:t>drastically</w:t>
      </w:r>
      <w:r w:rsidR="407A5800" w:rsidRPr="5600670E">
        <w:rPr>
          <w:rFonts w:eastAsiaTheme="minorEastAsia"/>
        </w:rPr>
        <w:t xml:space="preserve"> </w:t>
      </w:r>
      <w:r w:rsidR="60F76C2C" w:rsidRPr="77124FA7">
        <w:rPr>
          <w:rFonts w:eastAsiaTheme="minorEastAsia"/>
        </w:rPr>
        <w:t xml:space="preserve">and how much they are willing to </w:t>
      </w:r>
      <w:r w:rsidR="407A5800" w:rsidRPr="5600670E">
        <w:rPr>
          <w:rFonts w:eastAsiaTheme="minorEastAsia"/>
        </w:rPr>
        <w:t xml:space="preserve">invest </w:t>
      </w:r>
      <w:r w:rsidR="60F76C2C" w:rsidRPr="77124FA7">
        <w:rPr>
          <w:rFonts w:eastAsiaTheme="minorEastAsia"/>
        </w:rPr>
        <w:t>in the transition process.</w:t>
      </w:r>
      <w:r w:rsidR="114CB861" w:rsidRPr="77124FA7">
        <w:rPr>
          <w:rFonts w:eastAsiaTheme="minorEastAsia"/>
        </w:rPr>
        <w:t xml:space="preserve"> These can be seen in </w:t>
      </w:r>
      <w:r w:rsidR="167B115B" w:rsidRPr="5600670E">
        <w:rPr>
          <w:rFonts w:eastAsiaTheme="minorEastAsia"/>
        </w:rPr>
        <w:t>fig</w:t>
      </w:r>
      <w:r w:rsidR="668FB23E" w:rsidRPr="5600670E">
        <w:rPr>
          <w:rFonts w:eastAsiaTheme="minorEastAsia"/>
        </w:rPr>
        <w:t xml:space="preserve">ure </w:t>
      </w:r>
      <w:r w:rsidR="114CB861" w:rsidRPr="77124FA7">
        <w:rPr>
          <w:rFonts w:eastAsiaTheme="minorEastAsia"/>
        </w:rPr>
        <w:t>3 below</w:t>
      </w:r>
      <w:r w:rsidR="4D22F0D9" w:rsidRPr="77124FA7">
        <w:rPr>
          <w:rFonts w:eastAsiaTheme="minorEastAsia"/>
        </w:rPr>
        <w:t xml:space="preserve"> as 1 trillion USD to 2 trillion US</w:t>
      </w:r>
      <w:r w:rsidR="08CD9F82" w:rsidRPr="77124FA7">
        <w:rPr>
          <w:rFonts w:eastAsiaTheme="minorEastAsia"/>
        </w:rPr>
        <w:t>D is expected to be spent yearly</w:t>
      </w:r>
      <w:r w:rsidR="04111101" w:rsidRPr="5600670E">
        <w:rPr>
          <w:rFonts w:eastAsiaTheme="minorEastAsia"/>
        </w:rPr>
        <w:t>;</w:t>
      </w:r>
      <w:r w:rsidR="4EFEF0D8" w:rsidRPr="5600670E">
        <w:rPr>
          <w:rFonts w:eastAsiaTheme="minorEastAsia"/>
        </w:rPr>
        <w:t xml:space="preserve"> these amounts can also increase with time</w:t>
      </w:r>
      <w:r w:rsidR="2846AC7F" w:rsidRPr="5600670E">
        <w:rPr>
          <w:rFonts w:eastAsiaTheme="minorEastAsia"/>
        </w:rPr>
        <w:t xml:space="preserve">. </w:t>
      </w:r>
      <w:r w:rsidR="5891B5E1" w:rsidRPr="5600670E">
        <w:rPr>
          <w:rFonts w:eastAsiaTheme="minorEastAsia"/>
        </w:rPr>
        <w:t>M</w:t>
      </w:r>
      <w:r w:rsidR="4E8F546E" w:rsidRPr="5600670E">
        <w:rPr>
          <w:rFonts w:eastAsiaTheme="minorEastAsia"/>
        </w:rPr>
        <w:t>ost countries</w:t>
      </w:r>
      <w:r w:rsidR="45E224D7" w:rsidRPr="5600670E">
        <w:rPr>
          <w:rFonts w:eastAsiaTheme="minorEastAsia"/>
        </w:rPr>
        <w:t>’</w:t>
      </w:r>
      <w:r w:rsidR="0670A282" w:rsidRPr="5600670E">
        <w:rPr>
          <w:rFonts w:eastAsiaTheme="minorEastAsia"/>
        </w:rPr>
        <w:t xml:space="preserve"> primary focus</w:t>
      </w:r>
      <w:r w:rsidR="21C46C7E" w:rsidRPr="77124FA7">
        <w:rPr>
          <w:rFonts w:eastAsiaTheme="minorEastAsia"/>
        </w:rPr>
        <w:t xml:space="preserve"> is to </w:t>
      </w:r>
      <w:r w:rsidR="1B98E436" w:rsidRPr="77124FA7">
        <w:rPr>
          <w:rFonts w:eastAsiaTheme="minorEastAsia"/>
        </w:rPr>
        <w:t>reduce the use of fossil fuels, increase electricity networks and invest mo</w:t>
      </w:r>
      <w:r w:rsidR="4608FAAE" w:rsidRPr="77124FA7">
        <w:rPr>
          <w:rFonts w:eastAsiaTheme="minorEastAsia"/>
        </w:rPr>
        <w:t>re</w:t>
      </w:r>
      <w:r w:rsidR="6BA26ED9" w:rsidRPr="77124FA7">
        <w:rPr>
          <w:rFonts w:eastAsiaTheme="minorEastAsia"/>
        </w:rPr>
        <w:t xml:space="preserve"> in renewables and energy efficiency.</w:t>
      </w:r>
    </w:p>
    <w:p w14:paraId="760E461C" w14:textId="3D7E2C51" w:rsidR="35C8524A" w:rsidRDefault="35C8524A" w:rsidP="35C8524A">
      <w:pPr>
        <w:tabs>
          <w:tab w:val="left" w:pos="2775"/>
        </w:tabs>
        <w:jc w:val="both"/>
        <w:rPr>
          <w:rFonts w:eastAsiaTheme="minorEastAsia"/>
        </w:rPr>
      </w:pPr>
    </w:p>
    <w:p w14:paraId="3F8E0D60" w14:textId="1526127A" w:rsidR="5F5C5D68" w:rsidRDefault="5F5C5D68" w:rsidP="5F5C5D68">
      <w:pPr>
        <w:tabs>
          <w:tab w:val="left" w:pos="2775"/>
        </w:tabs>
        <w:jc w:val="both"/>
        <w:rPr>
          <w:rFonts w:eastAsiaTheme="minorEastAsia"/>
        </w:rPr>
      </w:pPr>
    </w:p>
    <w:p w14:paraId="637A7102" w14:textId="26358AB5" w:rsidR="3EDBB353" w:rsidRDefault="3EDBB353" w:rsidP="5F5C5D68">
      <w:pPr>
        <w:tabs>
          <w:tab w:val="left" w:pos="2775"/>
        </w:tabs>
        <w:jc w:val="both"/>
        <w:rPr>
          <w:rFonts w:eastAsiaTheme="minorEastAsia"/>
        </w:rPr>
      </w:pPr>
      <w:r>
        <w:rPr>
          <w:noProof/>
        </w:rPr>
        <w:lastRenderedPageBreak/>
        <w:drawing>
          <wp:inline distT="0" distB="0" distL="0" distR="0" wp14:anchorId="3D46DB6D" wp14:editId="23C3E100">
            <wp:extent cx="4572000" cy="3476625"/>
            <wp:effectExtent l="0" t="0" r="0" b="0"/>
            <wp:docPr id="2091250879" name="Picture 209125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r w:rsidR="7F732CE8" w:rsidRPr="5F5C5D68">
        <w:rPr>
          <w:rFonts w:eastAsiaTheme="minorEastAsia"/>
        </w:rPr>
        <w:t xml:space="preserve"> </w:t>
      </w:r>
    </w:p>
    <w:p w14:paraId="2955382F" w14:textId="15C4B038" w:rsidR="13A95D6F" w:rsidRDefault="13A95D6F" w:rsidP="5F5C5D68">
      <w:pPr>
        <w:tabs>
          <w:tab w:val="left" w:pos="2775"/>
        </w:tabs>
        <w:jc w:val="both"/>
        <w:rPr>
          <w:rFonts w:eastAsiaTheme="minorEastAsia"/>
        </w:rPr>
      </w:pPr>
      <w:r w:rsidRPr="227084AF">
        <w:rPr>
          <w:rStyle w:val="Heading4Char"/>
        </w:rPr>
        <w:t>F</w:t>
      </w:r>
      <w:r w:rsidR="77605C52" w:rsidRPr="227084AF">
        <w:rPr>
          <w:rStyle w:val="Heading4Char"/>
        </w:rPr>
        <w:t xml:space="preserve">igure </w:t>
      </w:r>
      <w:r w:rsidRPr="227084AF">
        <w:rPr>
          <w:rStyle w:val="Heading4Char"/>
        </w:rPr>
        <w:t xml:space="preserve">3 </w:t>
      </w:r>
      <w:r w:rsidR="77605C52" w:rsidRPr="227084AF">
        <w:rPr>
          <w:rStyle w:val="Heading4Char"/>
        </w:rPr>
        <w:t>shows</w:t>
      </w:r>
      <w:r w:rsidRPr="227084AF">
        <w:rPr>
          <w:rStyle w:val="Heading4Char"/>
        </w:rPr>
        <w:t xml:space="preserve"> </w:t>
      </w:r>
      <w:r w:rsidR="3538B77A" w:rsidRPr="227084AF">
        <w:rPr>
          <w:rStyle w:val="Heading4Char"/>
        </w:rPr>
        <w:t>h</w:t>
      </w:r>
      <w:r w:rsidRPr="227084AF">
        <w:rPr>
          <w:rStyle w:val="Heading4Char"/>
        </w:rPr>
        <w:t>ow most co</w:t>
      </w:r>
      <w:r w:rsidR="7D809884" w:rsidRPr="227084AF">
        <w:rPr>
          <w:rStyle w:val="Heading4Char"/>
        </w:rPr>
        <w:t>untries are investing in e</w:t>
      </w:r>
      <w:r w:rsidR="486E785C" w:rsidRPr="227084AF">
        <w:rPr>
          <w:rStyle w:val="Heading4Char"/>
        </w:rPr>
        <w:t>nergy tra</w:t>
      </w:r>
      <w:r w:rsidR="280FC2F6" w:rsidRPr="227084AF">
        <w:rPr>
          <w:rStyle w:val="Heading4Char"/>
        </w:rPr>
        <w:t>n</w:t>
      </w:r>
      <w:r w:rsidR="486E785C" w:rsidRPr="227084AF">
        <w:rPr>
          <w:rStyle w:val="Heading4Char"/>
        </w:rPr>
        <w:t>sition for</w:t>
      </w:r>
      <w:r w:rsidR="3F27530C" w:rsidRPr="227084AF">
        <w:rPr>
          <w:rStyle w:val="Heading4Char"/>
        </w:rPr>
        <w:t xml:space="preserve"> a</w:t>
      </w:r>
      <w:r w:rsidR="486E785C" w:rsidRPr="227084AF">
        <w:rPr>
          <w:rStyle w:val="Heading4Char"/>
        </w:rPr>
        <w:t xml:space="preserve"> Net zero</w:t>
      </w:r>
      <w:r w:rsidR="7ACA62E7" w:rsidRPr="227084AF">
        <w:rPr>
          <w:rStyle w:val="Heading4Char"/>
        </w:rPr>
        <w:t xml:space="preserve"> </w:t>
      </w:r>
      <w:r w:rsidR="486E785C" w:rsidRPr="227084AF">
        <w:rPr>
          <w:rStyle w:val="Heading4Char"/>
        </w:rPr>
        <w:t>(</w:t>
      </w:r>
      <w:r w:rsidR="27C0EAF5" w:rsidRPr="227084AF">
        <w:rPr>
          <w:rStyle w:val="Heading4Char"/>
        </w:rPr>
        <w:t>IEA.org</w:t>
      </w:r>
      <w:r w:rsidR="059D590F" w:rsidRPr="175825B6">
        <w:rPr>
          <w:rStyle w:val="Heading4Char"/>
        </w:rPr>
        <w:t>, 2021</w:t>
      </w:r>
      <w:r w:rsidR="27C0EAF5" w:rsidRPr="227084AF">
        <w:rPr>
          <w:rStyle w:val="Heading4Char"/>
        </w:rPr>
        <w:t>)</w:t>
      </w:r>
    </w:p>
    <w:p w14:paraId="7A715828" w14:textId="62FE7E98" w:rsidR="0CA57B2C" w:rsidRDefault="2DEB66C7" w:rsidP="0CA57B2C">
      <w:pPr>
        <w:tabs>
          <w:tab w:val="left" w:pos="2775"/>
        </w:tabs>
        <w:jc w:val="both"/>
        <w:rPr>
          <w:rFonts w:eastAsiaTheme="minorEastAsia"/>
        </w:rPr>
      </w:pPr>
      <w:r w:rsidRPr="77124FA7">
        <w:rPr>
          <w:rFonts w:eastAsiaTheme="minorEastAsia"/>
        </w:rPr>
        <w:t xml:space="preserve">However, most countries </w:t>
      </w:r>
      <w:r w:rsidR="40CD50A7" w:rsidRPr="77124FA7">
        <w:rPr>
          <w:rFonts w:eastAsiaTheme="minorEastAsia"/>
        </w:rPr>
        <w:t xml:space="preserve">have not paid much attention </w:t>
      </w:r>
      <w:r w:rsidR="309A3614" w:rsidRPr="5600670E">
        <w:rPr>
          <w:rFonts w:eastAsiaTheme="minorEastAsia"/>
        </w:rPr>
        <w:t>to</w:t>
      </w:r>
      <w:r w:rsidRPr="77124FA7">
        <w:rPr>
          <w:rFonts w:eastAsiaTheme="minorEastAsia"/>
        </w:rPr>
        <w:t xml:space="preserve"> the damages caused by mineral extractions through heavy mining</w:t>
      </w:r>
      <w:r w:rsidR="29415E0E" w:rsidRPr="5600670E">
        <w:rPr>
          <w:rFonts w:eastAsiaTheme="minorEastAsia"/>
        </w:rPr>
        <w:t>,</w:t>
      </w:r>
      <w:r w:rsidRPr="77124FA7">
        <w:rPr>
          <w:rFonts w:eastAsiaTheme="minorEastAsia"/>
        </w:rPr>
        <w:t xml:space="preserve"> and according to </w:t>
      </w:r>
      <w:proofErr w:type="spellStart"/>
      <w:r w:rsidRPr="77124FA7">
        <w:rPr>
          <w:rFonts w:eastAsiaTheme="minorEastAsia"/>
        </w:rPr>
        <w:t>Norgate</w:t>
      </w:r>
      <w:proofErr w:type="spellEnd"/>
      <w:r w:rsidRPr="77124FA7">
        <w:rPr>
          <w:rFonts w:eastAsiaTheme="minorEastAsia"/>
        </w:rPr>
        <w:t xml:space="preserve"> et al., 2010 as stated in </w:t>
      </w:r>
      <w:proofErr w:type="spellStart"/>
      <w:r w:rsidRPr="77124FA7">
        <w:rPr>
          <w:rFonts w:eastAsiaTheme="minorEastAsia"/>
        </w:rPr>
        <w:t>Ruttinger</w:t>
      </w:r>
      <w:proofErr w:type="spellEnd"/>
      <w:r w:rsidRPr="77124FA7">
        <w:rPr>
          <w:rFonts w:eastAsiaTheme="minorEastAsia"/>
        </w:rPr>
        <w:t xml:space="preserve"> et al. </w:t>
      </w:r>
      <w:r w:rsidR="0A807365" w:rsidRPr="77124FA7">
        <w:rPr>
          <w:rFonts w:eastAsiaTheme="minorEastAsia"/>
        </w:rPr>
        <w:t>(</w:t>
      </w:r>
      <w:r w:rsidRPr="77124FA7">
        <w:rPr>
          <w:rFonts w:eastAsiaTheme="minorEastAsia"/>
        </w:rPr>
        <w:t>2016</w:t>
      </w:r>
      <w:r w:rsidR="1B35DA7C" w:rsidRPr="77124FA7">
        <w:rPr>
          <w:rFonts w:eastAsiaTheme="minorEastAsia"/>
        </w:rPr>
        <w:t>)</w:t>
      </w:r>
      <w:r w:rsidR="1CBB8378" w:rsidRPr="77124FA7">
        <w:rPr>
          <w:rFonts w:eastAsiaTheme="minorEastAsia"/>
        </w:rPr>
        <w:t>,</w:t>
      </w:r>
      <w:r w:rsidRPr="77124FA7">
        <w:rPr>
          <w:rFonts w:eastAsiaTheme="minorEastAsia"/>
        </w:rPr>
        <w:t xml:space="preserve"> the mining sector is one of the </w:t>
      </w:r>
      <w:r w:rsidR="4D1B1A1A" w:rsidRPr="5600670E">
        <w:rPr>
          <w:rFonts w:eastAsiaTheme="minorEastAsia"/>
        </w:rPr>
        <w:t>significant</w:t>
      </w:r>
      <w:r w:rsidRPr="77124FA7">
        <w:rPr>
          <w:rFonts w:eastAsiaTheme="minorEastAsia"/>
        </w:rPr>
        <w:t xml:space="preserve"> producers of greenhouse gases due its highly intensive energy usage. In addition, MCA </w:t>
      </w:r>
      <w:r w:rsidR="1D60A4A9" w:rsidRPr="77124FA7">
        <w:rPr>
          <w:rFonts w:eastAsiaTheme="minorEastAsia"/>
        </w:rPr>
        <w:t>(</w:t>
      </w:r>
      <w:r w:rsidRPr="77124FA7">
        <w:rPr>
          <w:rFonts w:eastAsiaTheme="minorEastAsia"/>
        </w:rPr>
        <w:t xml:space="preserve">2015) mentioned that one of the </w:t>
      </w:r>
      <w:r w:rsidR="49EEEB75" w:rsidRPr="5600670E">
        <w:rPr>
          <w:rFonts w:eastAsiaTheme="minorEastAsia"/>
        </w:rPr>
        <w:t>considerable</w:t>
      </w:r>
      <w:r w:rsidRPr="77124FA7">
        <w:rPr>
          <w:rFonts w:eastAsiaTheme="minorEastAsia"/>
        </w:rPr>
        <w:t xml:space="preserve"> extractives of mining is coal</w:t>
      </w:r>
      <w:r w:rsidR="26F0D478" w:rsidRPr="5600670E">
        <w:rPr>
          <w:rFonts w:eastAsiaTheme="minorEastAsia"/>
        </w:rPr>
        <w:t>,</w:t>
      </w:r>
      <w:r w:rsidRPr="77124FA7">
        <w:rPr>
          <w:rFonts w:eastAsiaTheme="minorEastAsia"/>
        </w:rPr>
        <w:t xml:space="preserve"> a fossil fuel </w:t>
      </w:r>
      <w:r w:rsidR="496AB953" w:rsidRPr="5600670E">
        <w:rPr>
          <w:rFonts w:eastAsiaTheme="minorEastAsia"/>
        </w:rPr>
        <w:t>source</w:t>
      </w:r>
      <w:r w:rsidR="09F37543" w:rsidRPr="5600670E">
        <w:rPr>
          <w:rFonts w:eastAsiaTheme="minorEastAsia"/>
        </w:rPr>
        <w:t xml:space="preserve"> and </w:t>
      </w:r>
      <w:r w:rsidR="0BBDE072" w:rsidRPr="5600670E">
        <w:rPr>
          <w:rFonts w:eastAsiaTheme="minorEastAsia"/>
        </w:rPr>
        <w:t xml:space="preserve">a </w:t>
      </w:r>
      <w:r w:rsidR="789A7539" w:rsidRPr="5600670E">
        <w:rPr>
          <w:rFonts w:eastAsiaTheme="minorEastAsia"/>
        </w:rPr>
        <w:t>significant</w:t>
      </w:r>
      <w:r w:rsidRPr="77124FA7">
        <w:rPr>
          <w:rFonts w:eastAsiaTheme="minorEastAsia"/>
        </w:rPr>
        <w:t xml:space="preserve"> producer of carbon. Also, they said further that coal does not produce carbon </w:t>
      </w:r>
      <w:r w:rsidR="09F37543" w:rsidRPr="5600670E">
        <w:rPr>
          <w:rFonts w:eastAsiaTheme="minorEastAsia"/>
        </w:rPr>
        <w:t>emission</w:t>
      </w:r>
      <w:r w:rsidR="11FB356D" w:rsidRPr="5600670E">
        <w:rPr>
          <w:rFonts w:eastAsiaTheme="minorEastAsia"/>
        </w:rPr>
        <w:t>s</w:t>
      </w:r>
      <w:r w:rsidR="09F37543" w:rsidRPr="5600670E">
        <w:rPr>
          <w:rFonts w:eastAsiaTheme="minorEastAsia"/>
        </w:rPr>
        <w:t xml:space="preserve"> </w:t>
      </w:r>
      <w:r w:rsidRPr="77124FA7">
        <w:rPr>
          <w:rFonts w:eastAsiaTheme="minorEastAsia"/>
        </w:rPr>
        <w:t xml:space="preserve">when it is burnt alone but also during the process of mining it. Likewise, </w:t>
      </w:r>
      <w:proofErr w:type="spellStart"/>
      <w:r w:rsidRPr="77124FA7">
        <w:rPr>
          <w:rFonts w:eastAsiaTheme="minorEastAsia"/>
        </w:rPr>
        <w:t>Ruttinger</w:t>
      </w:r>
      <w:proofErr w:type="spellEnd"/>
      <w:r w:rsidRPr="77124FA7">
        <w:rPr>
          <w:rFonts w:eastAsiaTheme="minorEastAsia"/>
        </w:rPr>
        <w:t xml:space="preserve"> et al.</w:t>
      </w:r>
      <w:r w:rsidR="17D7518E" w:rsidRPr="77124FA7">
        <w:rPr>
          <w:rFonts w:eastAsiaTheme="minorEastAsia"/>
        </w:rPr>
        <w:t xml:space="preserve"> (</w:t>
      </w:r>
      <w:r w:rsidRPr="77124FA7">
        <w:rPr>
          <w:rFonts w:eastAsiaTheme="minorEastAsia"/>
        </w:rPr>
        <w:t>2016</w:t>
      </w:r>
      <w:r w:rsidR="6DAA9DBD" w:rsidRPr="77124FA7">
        <w:rPr>
          <w:rFonts w:eastAsiaTheme="minorEastAsia"/>
        </w:rPr>
        <w:t>)</w:t>
      </w:r>
      <w:r w:rsidRPr="77124FA7">
        <w:rPr>
          <w:rFonts w:eastAsiaTheme="minorEastAsia"/>
        </w:rPr>
        <w:t xml:space="preserve"> further affirmed that no two mining are the same in </w:t>
      </w:r>
      <w:r w:rsidR="09F37543" w:rsidRPr="5600670E">
        <w:rPr>
          <w:rFonts w:eastAsiaTheme="minorEastAsia"/>
        </w:rPr>
        <w:t>term</w:t>
      </w:r>
      <w:r w:rsidR="6973B56F" w:rsidRPr="5600670E">
        <w:rPr>
          <w:rFonts w:eastAsiaTheme="minorEastAsia"/>
        </w:rPr>
        <w:t>s</w:t>
      </w:r>
      <w:r w:rsidRPr="77124FA7">
        <w:rPr>
          <w:rFonts w:eastAsiaTheme="minorEastAsia"/>
        </w:rPr>
        <w:t xml:space="preserve"> of carbon emissions depending upon the mineral being extracted and the process of extracting</w:t>
      </w:r>
      <w:r w:rsidR="4DDEF2CB" w:rsidRPr="5600670E">
        <w:rPr>
          <w:rFonts w:eastAsiaTheme="minorEastAsia"/>
        </w:rPr>
        <w:t>;</w:t>
      </w:r>
      <w:r w:rsidR="09F37543" w:rsidRPr="5600670E">
        <w:rPr>
          <w:rFonts w:eastAsiaTheme="minorEastAsia"/>
        </w:rPr>
        <w:t xml:space="preserve"> </w:t>
      </w:r>
      <w:r w:rsidR="11B87934" w:rsidRPr="5600670E">
        <w:rPr>
          <w:rFonts w:eastAsiaTheme="minorEastAsia"/>
        </w:rPr>
        <w:t>f</w:t>
      </w:r>
      <w:r w:rsidR="09F37543" w:rsidRPr="5600670E">
        <w:rPr>
          <w:rFonts w:eastAsiaTheme="minorEastAsia"/>
        </w:rPr>
        <w:t>i</w:t>
      </w:r>
      <w:r w:rsidR="3B1D91FE" w:rsidRPr="5600670E">
        <w:rPr>
          <w:rFonts w:eastAsiaTheme="minorEastAsia"/>
        </w:rPr>
        <w:t xml:space="preserve">gure </w:t>
      </w:r>
      <w:r w:rsidRPr="77124FA7">
        <w:rPr>
          <w:rFonts w:eastAsiaTheme="minorEastAsia"/>
        </w:rPr>
        <w:t>4 shows the mining of two different minerals and the tonnes of carbon emissions that was released in the process.</w:t>
      </w:r>
    </w:p>
    <w:p w14:paraId="05E6E4B4" w14:textId="6BE72148" w:rsidR="25917CCE" w:rsidRDefault="25917CCE" w:rsidP="0CA57B2C">
      <w:pPr>
        <w:tabs>
          <w:tab w:val="left" w:pos="2775"/>
        </w:tabs>
        <w:jc w:val="both"/>
      </w:pPr>
      <w:r>
        <w:rPr>
          <w:noProof/>
        </w:rPr>
        <w:drawing>
          <wp:inline distT="0" distB="0" distL="0" distR="0" wp14:anchorId="7420C860" wp14:editId="66726863">
            <wp:extent cx="4936188" cy="1857375"/>
            <wp:effectExtent l="0" t="0" r="0" b="0"/>
            <wp:docPr id="956990502" name="Picture 95699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990502"/>
                    <pic:cNvPicPr/>
                  </pic:nvPicPr>
                  <pic:blipFill>
                    <a:blip r:embed="rId12">
                      <a:extLst>
                        <a:ext uri="{28A0092B-C50C-407E-A947-70E740481C1C}">
                          <a14:useLocalDpi xmlns:a14="http://schemas.microsoft.com/office/drawing/2010/main" val="0"/>
                        </a:ext>
                      </a:extLst>
                    </a:blip>
                    <a:stretch>
                      <a:fillRect/>
                    </a:stretch>
                  </pic:blipFill>
                  <pic:spPr>
                    <a:xfrm>
                      <a:off x="0" y="0"/>
                      <a:ext cx="4936188" cy="1857375"/>
                    </a:xfrm>
                    <a:prstGeom prst="rect">
                      <a:avLst/>
                    </a:prstGeom>
                  </pic:spPr>
                </pic:pic>
              </a:graphicData>
            </a:graphic>
          </wp:inline>
        </w:drawing>
      </w:r>
    </w:p>
    <w:p w14:paraId="2809AD4C" w14:textId="7976160C" w:rsidR="25917CCE" w:rsidRDefault="25917CCE" w:rsidP="0CA57B2C">
      <w:pPr>
        <w:tabs>
          <w:tab w:val="left" w:pos="2775"/>
        </w:tabs>
        <w:jc w:val="both"/>
      </w:pPr>
      <w:r w:rsidRPr="227084AF">
        <w:rPr>
          <w:rStyle w:val="Heading4Char"/>
        </w:rPr>
        <w:t>F</w:t>
      </w:r>
      <w:r w:rsidR="32D912DF" w:rsidRPr="227084AF">
        <w:rPr>
          <w:rStyle w:val="Heading4Char"/>
        </w:rPr>
        <w:t xml:space="preserve">igure </w:t>
      </w:r>
      <w:r w:rsidRPr="227084AF">
        <w:rPr>
          <w:rStyle w:val="Heading4Char"/>
        </w:rPr>
        <w:t xml:space="preserve">4 </w:t>
      </w:r>
      <w:r w:rsidR="32D912DF" w:rsidRPr="227084AF">
        <w:rPr>
          <w:rStyle w:val="Heading4Char"/>
        </w:rPr>
        <w:t>shows</w:t>
      </w:r>
      <w:r w:rsidRPr="227084AF">
        <w:rPr>
          <w:rStyle w:val="Heading4Char"/>
        </w:rPr>
        <w:t xml:space="preserve"> </w:t>
      </w:r>
      <w:r w:rsidR="38BB7721" w:rsidRPr="227084AF">
        <w:rPr>
          <w:rStyle w:val="Heading4Char"/>
        </w:rPr>
        <w:t>b</w:t>
      </w:r>
      <w:r w:rsidR="67D48795" w:rsidRPr="227084AF">
        <w:rPr>
          <w:rStyle w:val="Heading4Char"/>
        </w:rPr>
        <w:t xml:space="preserve">ase metal ore mine emitting lower tonnes of CO2 </w:t>
      </w:r>
      <w:r w:rsidR="1A307221" w:rsidRPr="227084AF">
        <w:rPr>
          <w:rStyle w:val="Heading4Char"/>
        </w:rPr>
        <w:t>gas than the coal mine. (</w:t>
      </w:r>
      <w:proofErr w:type="spellStart"/>
      <w:r w:rsidR="1A307221" w:rsidRPr="227084AF">
        <w:rPr>
          <w:rStyle w:val="Heading4Char"/>
        </w:rPr>
        <w:t>Ruttinger</w:t>
      </w:r>
      <w:proofErr w:type="spellEnd"/>
      <w:r w:rsidR="1A307221" w:rsidRPr="227084AF">
        <w:rPr>
          <w:rStyle w:val="Heading4Char"/>
        </w:rPr>
        <w:t xml:space="preserve"> et al., 2016)</w:t>
      </w:r>
    </w:p>
    <w:p w14:paraId="197F501F" w14:textId="0B1ABE2D" w:rsidR="0CA57B2C" w:rsidRDefault="0CA57B2C" w:rsidP="0CA57B2C">
      <w:pPr>
        <w:tabs>
          <w:tab w:val="left" w:pos="2775"/>
        </w:tabs>
        <w:jc w:val="both"/>
      </w:pPr>
    </w:p>
    <w:p w14:paraId="60497F46" w14:textId="46F33AB0" w:rsidR="167D7F8D" w:rsidRDefault="167D7F8D" w:rsidP="167D7F8D">
      <w:pPr>
        <w:tabs>
          <w:tab w:val="left" w:pos="2775"/>
        </w:tabs>
        <w:jc w:val="both"/>
      </w:pPr>
    </w:p>
    <w:p w14:paraId="638DE3EC" w14:textId="611A58DA" w:rsidR="35C8524A" w:rsidRDefault="35C8524A" w:rsidP="35C8524A">
      <w:pPr>
        <w:tabs>
          <w:tab w:val="left" w:pos="2775"/>
        </w:tabs>
        <w:jc w:val="both"/>
      </w:pPr>
    </w:p>
    <w:p w14:paraId="52DD0CEA" w14:textId="253AF289" w:rsidR="1B7B1005" w:rsidRDefault="312BE752" w:rsidP="77124FA7">
      <w:pPr>
        <w:tabs>
          <w:tab w:val="left" w:pos="2775"/>
        </w:tabs>
        <w:jc w:val="both"/>
        <w:rPr>
          <w:rFonts w:eastAsiaTheme="minorEastAsia"/>
        </w:rPr>
      </w:pPr>
      <w:r w:rsidRPr="3968B211">
        <w:rPr>
          <w:rStyle w:val="IntenseReference"/>
        </w:rPr>
        <w:lastRenderedPageBreak/>
        <w:t>1.</w:t>
      </w:r>
      <w:r w:rsidR="4982D089" w:rsidRPr="3968B211">
        <w:rPr>
          <w:rStyle w:val="IntenseReference"/>
        </w:rPr>
        <w:t>5</w:t>
      </w:r>
      <w:r w:rsidRPr="3968B211">
        <w:rPr>
          <w:rStyle w:val="IntenseReference"/>
        </w:rPr>
        <w:t xml:space="preserve"> </w:t>
      </w:r>
      <w:r w:rsidR="6F26FE03" w:rsidRPr="3968B211">
        <w:rPr>
          <w:rStyle w:val="IntenseReference"/>
        </w:rPr>
        <w:t>STATEMENT OF THE PROBLEM</w:t>
      </w:r>
    </w:p>
    <w:p w14:paraId="656E9F7F" w14:textId="547400FF" w:rsidR="49B099EE" w:rsidRDefault="1D8460A4" w:rsidP="77124FA7">
      <w:pPr>
        <w:tabs>
          <w:tab w:val="left" w:pos="2775"/>
        </w:tabs>
        <w:jc w:val="both"/>
        <w:rPr>
          <w:rFonts w:eastAsiaTheme="minorEastAsia"/>
        </w:rPr>
      </w:pPr>
      <w:r w:rsidRPr="5600670E">
        <w:rPr>
          <w:rFonts w:eastAsiaTheme="minorEastAsia"/>
        </w:rPr>
        <w:t>Fifty</w:t>
      </w:r>
      <w:r w:rsidR="4130C0B1" w:rsidRPr="0A567925">
        <w:rPr>
          <w:rFonts w:eastAsiaTheme="minorEastAsia"/>
        </w:rPr>
        <w:t xml:space="preserve"> billion tonnes of greenhouse gases are emitted yearly </w:t>
      </w:r>
      <w:r w:rsidR="453F614C" w:rsidRPr="5600670E">
        <w:rPr>
          <w:rFonts w:eastAsiaTheme="minorEastAsia"/>
        </w:rPr>
        <w:t>world</w:t>
      </w:r>
      <w:r w:rsidR="6966CF40" w:rsidRPr="5600670E">
        <w:rPr>
          <w:rFonts w:eastAsiaTheme="minorEastAsia"/>
        </w:rPr>
        <w:t>wi</w:t>
      </w:r>
      <w:r w:rsidR="53E9BBE4" w:rsidRPr="5600670E">
        <w:rPr>
          <w:rFonts w:eastAsiaTheme="minorEastAsia"/>
        </w:rPr>
        <w:t>de</w:t>
      </w:r>
      <w:r w:rsidR="0E57D462" w:rsidRPr="0A567925">
        <w:rPr>
          <w:rFonts w:eastAsiaTheme="minorEastAsia"/>
        </w:rPr>
        <w:t xml:space="preserve"> (</w:t>
      </w:r>
      <w:r w:rsidR="6FF6C571" w:rsidRPr="0A567925">
        <w:rPr>
          <w:rFonts w:eastAsiaTheme="minorEastAsia"/>
        </w:rPr>
        <w:t>Ritchie et al., 2020</w:t>
      </w:r>
      <w:r w:rsidR="55D1BEBB" w:rsidRPr="5600670E">
        <w:rPr>
          <w:rFonts w:eastAsiaTheme="minorEastAsia"/>
        </w:rPr>
        <w:t>)</w:t>
      </w:r>
      <w:r w:rsidR="7165DAAD" w:rsidRPr="5600670E">
        <w:rPr>
          <w:rFonts w:eastAsiaTheme="minorEastAsia"/>
        </w:rPr>
        <w:t>.</w:t>
      </w:r>
      <w:r w:rsidR="69C23D75" w:rsidRPr="0A567925">
        <w:rPr>
          <w:rFonts w:eastAsiaTheme="minorEastAsia"/>
        </w:rPr>
        <w:t xml:space="preserve"> </w:t>
      </w:r>
      <w:proofErr w:type="spellStart"/>
      <w:r w:rsidR="69C23D75" w:rsidRPr="0A567925">
        <w:rPr>
          <w:rFonts w:eastAsiaTheme="minorEastAsia"/>
        </w:rPr>
        <w:t>Dellevin</w:t>
      </w:r>
      <w:r w:rsidR="5BB417BA" w:rsidRPr="0A567925">
        <w:rPr>
          <w:rFonts w:eastAsiaTheme="minorEastAsia"/>
        </w:rPr>
        <w:t>gne</w:t>
      </w:r>
      <w:proofErr w:type="spellEnd"/>
      <w:r w:rsidR="22A1F65A" w:rsidRPr="0A567925">
        <w:rPr>
          <w:rFonts w:eastAsiaTheme="minorEastAsia"/>
        </w:rPr>
        <w:t xml:space="preserve"> et al. (2020), </w:t>
      </w:r>
      <w:r w:rsidR="472AC836" w:rsidRPr="5600670E">
        <w:rPr>
          <w:rFonts w:eastAsiaTheme="minorEastAsia"/>
        </w:rPr>
        <w:t xml:space="preserve">said </w:t>
      </w:r>
      <w:r w:rsidR="7E4DBAF8" w:rsidRPr="0A567925">
        <w:rPr>
          <w:rFonts w:eastAsiaTheme="minorEastAsia"/>
        </w:rPr>
        <w:t xml:space="preserve">mining accounts </w:t>
      </w:r>
      <w:r w:rsidR="623EBBC7" w:rsidRPr="0A567925">
        <w:rPr>
          <w:rFonts w:eastAsiaTheme="minorEastAsia"/>
        </w:rPr>
        <w:t xml:space="preserve">for about 7% of the global </w:t>
      </w:r>
      <w:r w:rsidR="6A2BC9D0" w:rsidRPr="0A567925">
        <w:rPr>
          <w:rFonts w:eastAsiaTheme="minorEastAsia"/>
        </w:rPr>
        <w:t>greenhouse</w:t>
      </w:r>
      <w:r w:rsidR="623EBBC7" w:rsidRPr="0A567925">
        <w:rPr>
          <w:rFonts w:eastAsiaTheme="minorEastAsia"/>
        </w:rPr>
        <w:t xml:space="preserve"> gas emission</w:t>
      </w:r>
      <w:r w:rsidR="0FDE9D04" w:rsidRPr="0A567925">
        <w:rPr>
          <w:rFonts w:eastAsiaTheme="minorEastAsia"/>
        </w:rPr>
        <w:t>.</w:t>
      </w:r>
      <w:r w:rsidR="06177A6C" w:rsidRPr="0A567925">
        <w:rPr>
          <w:rFonts w:eastAsiaTheme="minorEastAsia"/>
        </w:rPr>
        <w:t xml:space="preserve"> </w:t>
      </w:r>
      <w:r w:rsidR="25FBE066" w:rsidRPr="0A567925">
        <w:rPr>
          <w:rFonts w:eastAsiaTheme="minorEastAsia"/>
        </w:rPr>
        <w:t>T</w:t>
      </w:r>
      <w:r w:rsidR="2C423B6C" w:rsidRPr="0A567925">
        <w:rPr>
          <w:rFonts w:eastAsiaTheme="minorEastAsia"/>
        </w:rPr>
        <w:t>he world is currently in a race to meet the net zero target</w:t>
      </w:r>
      <w:r w:rsidR="212D910D" w:rsidRPr="5600670E">
        <w:rPr>
          <w:rFonts w:eastAsiaTheme="minorEastAsia"/>
        </w:rPr>
        <w:t>,</w:t>
      </w:r>
      <w:r w:rsidR="2C423B6C" w:rsidRPr="0A567925">
        <w:rPr>
          <w:rFonts w:eastAsiaTheme="minorEastAsia"/>
        </w:rPr>
        <w:t xml:space="preserve"> </w:t>
      </w:r>
      <w:r w:rsidR="6F5FE0CE" w:rsidRPr="0A567925">
        <w:rPr>
          <w:rFonts w:eastAsiaTheme="minorEastAsia"/>
        </w:rPr>
        <w:t xml:space="preserve">thereby putting pressure on the mining industry to source raw materials for </w:t>
      </w:r>
      <w:r w:rsidR="3E322D24" w:rsidRPr="0A567925">
        <w:rPr>
          <w:rFonts w:eastAsiaTheme="minorEastAsia"/>
        </w:rPr>
        <w:t>clean</w:t>
      </w:r>
      <w:r w:rsidR="5F285EA4" w:rsidRPr="0A567925">
        <w:rPr>
          <w:rFonts w:eastAsiaTheme="minorEastAsia"/>
        </w:rPr>
        <w:t xml:space="preserve"> energy </w:t>
      </w:r>
      <w:r w:rsidR="0BEE779F" w:rsidRPr="0A567925">
        <w:rPr>
          <w:rFonts w:eastAsiaTheme="minorEastAsia"/>
        </w:rPr>
        <w:t xml:space="preserve">and technologies </w:t>
      </w:r>
      <w:r w:rsidR="5F285EA4" w:rsidRPr="0A567925">
        <w:rPr>
          <w:rFonts w:eastAsiaTheme="minorEastAsia"/>
        </w:rPr>
        <w:t>(</w:t>
      </w:r>
      <w:proofErr w:type="spellStart"/>
      <w:r w:rsidR="5F285EA4" w:rsidRPr="0A567925">
        <w:rPr>
          <w:rFonts w:eastAsiaTheme="minorEastAsia"/>
        </w:rPr>
        <w:t>Mckingsey</w:t>
      </w:r>
      <w:proofErr w:type="spellEnd"/>
      <w:r w:rsidR="5F285EA4" w:rsidRPr="0A567925">
        <w:rPr>
          <w:rFonts w:eastAsiaTheme="minorEastAsia"/>
        </w:rPr>
        <w:t>&amp;Company, 2022).</w:t>
      </w:r>
      <w:r w:rsidR="0FDE9D04" w:rsidRPr="0A567925">
        <w:rPr>
          <w:rFonts w:eastAsiaTheme="minorEastAsia"/>
        </w:rPr>
        <w:t xml:space="preserve"> </w:t>
      </w:r>
      <w:r w:rsidR="38D15DE3" w:rsidRPr="0A567925">
        <w:rPr>
          <w:rFonts w:eastAsiaTheme="minorEastAsia"/>
        </w:rPr>
        <w:t>However</w:t>
      </w:r>
      <w:r w:rsidR="3B8EEA1A" w:rsidRPr="0A567925">
        <w:rPr>
          <w:rFonts w:eastAsiaTheme="minorEastAsia"/>
        </w:rPr>
        <w:t>, the International Energy Agency IEA</w:t>
      </w:r>
      <w:r w:rsidR="7AEB2C07" w:rsidRPr="0A567925">
        <w:rPr>
          <w:rFonts w:eastAsiaTheme="minorEastAsia"/>
        </w:rPr>
        <w:t xml:space="preserve"> (</w:t>
      </w:r>
      <w:r w:rsidR="3B8EEA1A" w:rsidRPr="0A567925">
        <w:rPr>
          <w:rFonts w:eastAsiaTheme="minorEastAsia"/>
        </w:rPr>
        <w:t>202</w:t>
      </w:r>
      <w:r w:rsidR="6675C8A7" w:rsidRPr="0A567925">
        <w:rPr>
          <w:rFonts w:eastAsiaTheme="minorEastAsia"/>
        </w:rPr>
        <w:t>1</w:t>
      </w:r>
      <w:r w:rsidR="3AB3DBC7" w:rsidRPr="0A567925">
        <w:rPr>
          <w:rFonts w:eastAsiaTheme="minorEastAsia"/>
        </w:rPr>
        <w:t>)</w:t>
      </w:r>
      <w:r w:rsidR="3B8EEA1A" w:rsidRPr="0A567925">
        <w:rPr>
          <w:rFonts w:eastAsiaTheme="minorEastAsia"/>
        </w:rPr>
        <w:t xml:space="preserve"> </w:t>
      </w:r>
      <w:r w:rsidR="4118DC39" w:rsidRPr="5600670E">
        <w:rPr>
          <w:rFonts w:eastAsiaTheme="minorEastAsia"/>
        </w:rPr>
        <w:t>suggest</w:t>
      </w:r>
      <w:r w:rsidR="24C83918" w:rsidRPr="5600670E">
        <w:rPr>
          <w:rFonts w:eastAsiaTheme="minorEastAsia"/>
        </w:rPr>
        <w:t>s</w:t>
      </w:r>
      <w:r w:rsidR="1FBEA002" w:rsidRPr="5600670E">
        <w:rPr>
          <w:rFonts w:eastAsiaTheme="minorEastAsia"/>
        </w:rPr>
        <w:t xml:space="preserve"> balanc</w:t>
      </w:r>
      <w:r w:rsidR="68A17313" w:rsidRPr="5600670E">
        <w:rPr>
          <w:rFonts w:eastAsiaTheme="minorEastAsia"/>
        </w:rPr>
        <w:t>ing</w:t>
      </w:r>
      <w:r w:rsidR="6B679427" w:rsidRPr="0A567925">
        <w:rPr>
          <w:rFonts w:eastAsiaTheme="minorEastAsia"/>
        </w:rPr>
        <w:t xml:space="preserve"> the emission from mineral</w:t>
      </w:r>
      <w:r w:rsidR="3DEACED7" w:rsidRPr="0A567925">
        <w:rPr>
          <w:rFonts w:eastAsiaTheme="minorEastAsia"/>
        </w:rPr>
        <w:t>s</w:t>
      </w:r>
      <w:r w:rsidR="6B679427" w:rsidRPr="0A567925">
        <w:rPr>
          <w:rFonts w:eastAsiaTheme="minorEastAsia"/>
        </w:rPr>
        <w:t xml:space="preserve"> production despite the high demand for</w:t>
      </w:r>
      <w:r w:rsidR="5A545259" w:rsidRPr="0A567925">
        <w:rPr>
          <w:rFonts w:eastAsiaTheme="minorEastAsia"/>
        </w:rPr>
        <w:t xml:space="preserve"> the minerals.</w:t>
      </w:r>
      <w:r w:rsidR="313CA57B" w:rsidRPr="0A567925">
        <w:rPr>
          <w:rFonts w:eastAsiaTheme="minorEastAsia"/>
        </w:rPr>
        <w:t xml:space="preserve"> Therefore,</w:t>
      </w:r>
      <w:r w:rsidR="316808EB" w:rsidRPr="0A567925">
        <w:rPr>
          <w:rFonts w:eastAsiaTheme="minorEastAsia"/>
        </w:rPr>
        <w:t xml:space="preserve"> due to the </w:t>
      </w:r>
      <w:r w:rsidR="701DCEB7" w:rsidRPr="0A567925">
        <w:rPr>
          <w:rFonts w:eastAsiaTheme="minorEastAsia"/>
        </w:rPr>
        <w:t>way various countries</w:t>
      </w:r>
      <w:r w:rsidR="316808EB" w:rsidRPr="0A567925">
        <w:rPr>
          <w:rFonts w:eastAsiaTheme="minorEastAsia"/>
        </w:rPr>
        <w:t xml:space="preserve"> a</w:t>
      </w:r>
      <w:r w:rsidR="2767A151" w:rsidRPr="0A567925">
        <w:rPr>
          <w:rFonts w:eastAsiaTheme="minorEastAsia"/>
        </w:rPr>
        <w:t>re</w:t>
      </w:r>
      <w:r w:rsidR="316808EB" w:rsidRPr="0A567925">
        <w:rPr>
          <w:rFonts w:eastAsiaTheme="minorEastAsia"/>
        </w:rPr>
        <w:t xml:space="preserve"> sourcing </w:t>
      </w:r>
      <w:r w:rsidR="5A579130" w:rsidRPr="5600670E">
        <w:rPr>
          <w:rFonts w:eastAsiaTheme="minorEastAsia"/>
        </w:rPr>
        <w:t>raw mineral</w:t>
      </w:r>
      <w:r w:rsidR="4B582AC1" w:rsidRPr="5600670E">
        <w:rPr>
          <w:rFonts w:eastAsiaTheme="minorEastAsia"/>
        </w:rPr>
        <w:t>s</w:t>
      </w:r>
      <w:r w:rsidR="1DF8CE28" w:rsidRPr="0A567925">
        <w:rPr>
          <w:rFonts w:eastAsiaTheme="minorEastAsia"/>
        </w:rPr>
        <w:t>,</w:t>
      </w:r>
      <w:r w:rsidR="313CA57B" w:rsidRPr="0A567925">
        <w:rPr>
          <w:rFonts w:eastAsiaTheme="minorEastAsia"/>
        </w:rPr>
        <w:t xml:space="preserve"> </w:t>
      </w:r>
      <w:r w:rsidR="463DE0ED" w:rsidRPr="0A567925">
        <w:rPr>
          <w:rFonts w:eastAsiaTheme="minorEastAsia"/>
        </w:rPr>
        <w:t xml:space="preserve">there is </w:t>
      </w:r>
      <w:r w:rsidR="50B84CDC" w:rsidRPr="5600670E">
        <w:rPr>
          <w:rFonts w:eastAsiaTheme="minorEastAsia"/>
        </w:rPr>
        <w:t xml:space="preserve">a </w:t>
      </w:r>
      <w:r w:rsidR="463DE0ED" w:rsidRPr="0A567925">
        <w:rPr>
          <w:rFonts w:eastAsiaTheme="minorEastAsia"/>
        </w:rPr>
        <w:t>need to</w:t>
      </w:r>
      <w:r w:rsidR="2F0E08D1" w:rsidRPr="0A567925">
        <w:rPr>
          <w:rFonts w:eastAsiaTheme="minorEastAsia"/>
        </w:rPr>
        <w:t xml:space="preserve"> </w:t>
      </w:r>
      <w:r w:rsidR="2C39F7D4" w:rsidRPr="0A567925">
        <w:rPr>
          <w:rFonts w:eastAsiaTheme="minorEastAsia"/>
        </w:rPr>
        <w:t>predict the</w:t>
      </w:r>
      <w:r w:rsidR="0A973268" w:rsidRPr="0A567925">
        <w:rPr>
          <w:rFonts w:eastAsiaTheme="minorEastAsia"/>
        </w:rPr>
        <w:t xml:space="preserve"> possibility of increased emissions from mining and </w:t>
      </w:r>
      <w:r w:rsidR="424935CA" w:rsidRPr="5600670E">
        <w:rPr>
          <w:rFonts w:eastAsiaTheme="minorEastAsia"/>
        </w:rPr>
        <w:t>methods</w:t>
      </w:r>
      <w:r w:rsidR="0A973268" w:rsidRPr="0A567925">
        <w:rPr>
          <w:rFonts w:eastAsiaTheme="minorEastAsia"/>
        </w:rPr>
        <w:t xml:space="preserve"> to</w:t>
      </w:r>
      <w:r w:rsidR="463DE0ED" w:rsidRPr="0A567925">
        <w:rPr>
          <w:rFonts w:eastAsiaTheme="minorEastAsia"/>
        </w:rPr>
        <w:t xml:space="preserve"> reduce </w:t>
      </w:r>
      <w:r w:rsidR="0AC13101" w:rsidRPr="5600670E">
        <w:rPr>
          <w:rFonts w:eastAsiaTheme="minorEastAsia"/>
        </w:rPr>
        <w:t>emission</w:t>
      </w:r>
      <w:r w:rsidR="041AABB1" w:rsidRPr="5600670E">
        <w:rPr>
          <w:rFonts w:eastAsiaTheme="minorEastAsia"/>
        </w:rPr>
        <w:t>s</w:t>
      </w:r>
      <w:r w:rsidR="463DE0ED" w:rsidRPr="0A567925">
        <w:rPr>
          <w:rFonts w:eastAsiaTheme="minorEastAsia"/>
        </w:rPr>
        <w:t xml:space="preserve"> at every level of mining activity</w:t>
      </w:r>
      <w:r w:rsidR="1544D6B3" w:rsidRPr="5600670E">
        <w:rPr>
          <w:rFonts w:eastAsiaTheme="minorEastAsia"/>
        </w:rPr>
        <w:t>,</w:t>
      </w:r>
      <w:r w:rsidR="463DE0ED" w:rsidRPr="0A567925">
        <w:rPr>
          <w:rFonts w:eastAsiaTheme="minorEastAsia"/>
        </w:rPr>
        <w:t xml:space="preserve"> </w:t>
      </w:r>
      <w:r w:rsidR="0C20110C" w:rsidRPr="0A567925">
        <w:rPr>
          <w:rFonts w:eastAsiaTheme="minorEastAsia"/>
        </w:rPr>
        <w:t>starting from mineral prospecting and the actual mining activities.</w:t>
      </w:r>
      <w:r w:rsidR="6B679427" w:rsidRPr="0A567925">
        <w:rPr>
          <w:rFonts w:eastAsiaTheme="minorEastAsia"/>
        </w:rPr>
        <w:t xml:space="preserve"> </w:t>
      </w:r>
      <w:r w:rsidR="799DE54C" w:rsidRPr="5600670E">
        <w:rPr>
          <w:rFonts w:eastAsiaTheme="minorEastAsia"/>
        </w:rPr>
        <w:t>Fig</w:t>
      </w:r>
      <w:r w:rsidR="4B3C4A41" w:rsidRPr="5600670E">
        <w:rPr>
          <w:rFonts w:eastAsiaTheme="minorEastAsia"/>
        </w:rPr>
        <w:t xml:space="preserve">ure </w:t>
      </w:r>
      <w:r w:rsidR="4E4CDF74" w:rsidRPr="0A567925">
        <w:rPr>
          <w:rFonts w:eastAsiaTheme="minorEastAsia"/>
        </w:rPr>
        <w:t xml:space="preserve">5 below </w:t>
      </w:r>
      <w:r w:rsidR="369DDB98" w:rsidRPr="0A567925">
        <w:rPr>
          <w:rFonts w:eastAsiaTheme="minorEastAsia"/>
        </w:rPr>
        <w:t>shows</w:t>
      </w:r>
      <w:r w:rsidR="4E4CDF74" w:rsidRPr="0A567925">
        <w:rPr>
          <w:rFonts w:eastAsiaTheme="minorEastAsia"/>
        </w:rPr>
        <w:t xml:space="preserve"> a list of raw mineral</w:t>
      </w:r>
      <w:r w:rsidR="1554B627" w:rsidRPr="0A567925">
        <w:rPr>
          <w:rFonts w:eastAsiaTheme="minorEastAsia"/>
        </w:rPr>
        <w:t>s</w:t>
      </w:r>
      <w:r w:rsidR="4E4CDF74" w:rsidRPr="0A567925">
        <w:rPr>
          <w:rFonts w:eastAsiaTheme="minorEastAsia"/>
        </w:rPr>
        <w:t xml:space="preserve"> </w:t>
      </w:r>
      <w:r w:rsidR="6F55A77B" w:rsidRPr="0A567925">
        <w:rPr>
          <w:rFonts w:eastAsiaTheme="minorEastAsia"/>
        </w:rPr>
        <w:t>required</w:t>
      </w:r>
      <w:r w:rsidR="65223943" w:rsidRPr="0A567925">
        <w:rPr>
          <w:rFonts w:eastAsiaTheme="minorEastAsia"/>
        </w:rPr>
        <w:t xml:space="preserve"> for </w:t>
      </w:r>
      <w:r w:rsidR="21BAFEE8" w:rsidRPr="5600670E">
        <w:rPr>
          <w:rFonts w:eastAsiaTheme="minorEastAsia"/>
        </w:rPr>
        <w:t>the</w:t>
      </w:r>
      <w:r w:rsidR="1A8BED1E" w:rsidRPr="5600670E">
        <w:rPr>
          <w:rFonts w:eastAsiaTheme="minorEastAsia"/>
        </w:rPr>
        <w:t xml:space="preserve"> </w:t>
      </w:r>
      <w:r w:rsidR="65223943" w:rsidRPr="0A567925">
        <w:rPr>
          <w:rFonts w:eastAsiaTheme="minorEastAsia"/>
        </w:rPr>
        <w:t xml:space="preserve">energy </w:t>
      </w:r>
      <w:r w:rsidR="4B41691F" w:rsidRPr="5600670E">
        <w:rPr>
          <w:rFonts w:eastAsiaTheme="minorEastAsia"/>
        </w:rPr>
        <w:t>transition</w:t>
      </w:r>
      <w:r w:rsidR="11DB001E" w:rsidRPr="0A567925">
        <w:rPr>
          <w:rFonts w:eastAsiaTheme="minorEastAsia"/>
        </w:rPr>
        <w:t>.</w:t>
      </w:r>
      <w:r w:rsidR="314BE409" w:rsidRPr="0A567925">
        <w:rPr>
          <w:rFonts w:eastAsiaTheme="minorEastAsia"/>
        </w:rPr>
        <w:t xml:space="preserve"> </w:t>
      </w:r>
    </w:p>
    <w:p w14:paraId="1C9FCE3E" w14:textId="5BB8C8D3" w:rsidR="49B099EE" w:rsidRDefault="49B099EE" w:rsidP="77124FA7">
      <w:pPr>
        <w:tabs>
          <w:tab w:val="left" w:pos="2775"/>
        </w:tabs>
        <w:jc w:val="both"/>
        <w:rPr>
          <w:rFonts w:eastAsiaTheme="minorEastAsia"/>
        </w:rPr>
      </w:pPr>
    </w:p>
    <w:p w14:paraId="76E0A98F" w14:textId="7DB27D1C" w:rsidR="49B099EE" w:rsidRDefault="28550A5D" w:rsidP="227084AF">
      <w:pPr>
        <w:pStyle w:val="Heading4"/>
        <w:tabs>
          <w:tab w:val="left" w:pos="2775"/>
        </w:tabs>
      </w:pPr>
      <w:r>
        <w:rPr>
          <w:noProof/>
        </w:rPr>
        <w:drawing>
          <wp:inline distT="0" distB="0" distL="0" distR="0" wp14:anchorId="2378D7EC" wp14:editId="2BF8EDB3">
            <wp:extent cx="5665796" cy="3371850"/>
            <wp:effectExtent l="0" t="0" r="0" b="0"/>
            <wp:docPr id="404392077" name="Picture 40439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392077"/>
                    <pic:cNvPicPr/>
                  </pic:nvPicPr>
                  <pic:blipFill>
                    <a:blip r:embed="rId13">
                      <a:extLst>
                        <a:ext uri="{28A0092B-C50C-407E-A947-70E740481C1C}">
                          <a14:useLocalDpi xmlns:a14="http://schemas.microsoft.com/office/drawing/2010/main" val="0"/>
                        </a:ext>
                      </a:extLst>
                    </a:blip>
                    <a:stretch>
                      <a:fillRect/>
                    </a:stretch>
                  </pic:blipFill>
                  <pic:spPr>
                    <a:xfrm>
                      <a:off x="0" y="0"/>
                      <a:ext cx="5665796" cy="3371850"/>
                    </a:xfrm>
                    <a:prstGeom prst="rect">
                      <a:avLst/>
                    </a:prstGeom>
                  </pic:spPr>
                </pic:pic>
              </a:graphicData>
            </a:graphic>
          </wp:inline>
        </w:drawing>
      </w:r>
      <w:r w:rsidR="2EE3C72E">
        <w:t>F</w:t>
      </w:r>
      <w:r w:rsidR="4D2009E2">
        <w:t xml:space="preserve">igure </w:t>
      </w:r>
      <w:r w:rsidR="2EE3C72E">
        <w:t xml:space="preserve">5 </w:t>
      </w:r>
      <w:r w:rsidR="4D2009E2">
        <w:t>shows</w:t>
      </w:r>
      <w:r w:rsidR="2EE3C72E">
        <w:t xml:space="preserve"> </w:t>
      </w:r>
      <w:r w:rsidR="181A7CE3">
        <w:t>m</w:t>
      </w:r>
      <w:r w:rsidR="2EE3C72E">
        <w:t>inerals required for clean energy transition (IEA,202</w:t>
      </w:r>
      <w:r w:rsidR="37537C09">
        <w:t>1)</w:t>
      </w:r>
    </w:p>
    <w:p w14:paraId="4C6B5950" w14:textId="515C08CF" w:rsidR="5F5C5D68" w:rsidRDefault="5F5C5D68" w:rsidP="227084AF">
      <w:pPr>
        <w:pStyle w:val="Heading4"/>
        <w:tabs>
          <w:tab w:val="left" w:pos="2775"/>
        </w:tabs>
      </w:pPr>
    </w:p>
    <w:p w14:paraId="11A68C42" w14:textId="70E2ACF9" w:rsidR="45C8D47E" w:rsidRDefault="7E9AEC61" w:rsidP="77124FA7">
      <w:pPr>
        <w:tabs>
          <w:tab w:val="left" w:pos="2775"/>
        </w:tabs>
        <w:jc w:val="both"/>
      </w:pPr>
      <w:r w:rsidRPr="3968B211">
        <w:rPr>
          <w:rStyle w:val="IntenseReference"/>
        </w:rPr>
        <w:t>1.</w:t>
      </w:r>
      <w:r w:rsidR="431C3A25" w:rsidRPr="3968B211">
        <w:rPr>
          <w:rStyle w:val="IntenseReference"/>
        </w:rPr>
        <w:t>6</w:t>
      </w:r>
      <w:r w:rsidRPr="3968B211">
        <w:rPr>
          <w:rStyle w:val="IntenseReference"/>
        </w:rPr>
        <w:t xml:space="preserve"> </w:t>
      </w:r>
      <w:r w:rsidR="3F289F53" w:rsidRPr="3968B211">
        <w:rPr>
          <w:rStyle w:val="IntenseReference"/>
        </w:rPr>
        <w:t>A</w:t>
      </w:r>
      <w:r w:rsidR="61995070" w:rsidRPr="3968B211">
        <w:rPr>
          <w:rStyle w:val="IntenseReference"/>
        </w:rPr>
        <w:t>IM OF THE STUDY</w:t>
      </w:r>
    </w:p>
    <w:p w14:paraId="1CF71B83" w14:textId="148C36B7" w:rsidR="434E0BE1" w:rsidRDefault="18AA546B" w:rsidP="77124FA7">
      <w:pPr>
        <w:tabs>
          <w:tab w:val="left" w:pos="2775"/>
        </w:tabs>
      </w:pPr>
      <w:r>
        <w:t>Although th</w:t>
      </w:r>
      <w:r w:rsidR="220079BF">
        <w:t>e</w:t>
      </w:r>
      <w:r>
        <w:t xml:space="preserve"> internship program is a compulsory module for</w:t>
      </w:r>
      <w:r w:rsidR="28860C47">
        <w:t xml:space="preserve"> my</w:t>
      </w:r>
      <w:r>
        <w:t xml:space="preserve"> </w:t>
      </w:r>
      <w:r w:rsidR="1F975FAC">
        <w:t>university</w:t>
      </w:r>
      <w:r>
        <w:t xml:space="preserve"> </w:t>
      </w:r>
      <w:r w:rsidR="35E576AB">
        <w:t>program</w:t>
      </w:r>
      <w:r w:rsidR="17308A15">
        <w:t xml:space="preserve"> </w:t>
      </w:r>
      <w:r w:rsidR="456BCAA2">
        <w:t>and</w:t>
      </w:r>
      <w:r w:rsidR="17308A15">
        <w:t xml:space="preserve"> a means for</w:t>
      </w:r>
      <w:r w:rsidR="3F289F53">
        <w:t xml:space="preserve"> m</w:t>
      </w:r>
      <w:r w:rsidR="0D99D90D">
        <w:t xml:space="preserve">e </w:t>
      </w:r>
      <w:r w:rsidR="3F289F53">
        <w:t xml:space="preserve">to </w:t>
      </w:r>
      <w:r w:rsidR="47A3BAB5">
        <w:t>acquire</w:t>
      </w:r>
      <w:r w:rsidR="3F289F53">
        <w:t xml:space="preserve"> work experience in my</w:t>
      </w:r>
      <w:r w:rsidR="730D1D9A">
        <w:t xml:space="preserve"> field of study</w:t>
      </w:r>
      <w:r w:rsidR="3279C6B3">
        <w:t>, t</w:t>
      </w:r>
      <w:r w:rsidR="18CA9A06">
        <w:t>h</w:t>
      </w:r>
      <w:r w:rsidR="7066D9CA">
        <w:t>is</w:t>
      </w:r>
      <w:r w:rsidR="0552D17F">
        <w:t xml:space="preserve"> </w:t>
      </w:r>
      <w:r w:rsidR="49B69B37">
        <w:t xml:space="preserve">report </w:t>
      </w:r>
      <w:r w:rsidR="0F6DEB1C">
        <w:t>aims at</w:t>
      </w:r>
      <w:r w:rsidR="6B964902">
        <w:t xml:space="preserve"> </w:t>
      </w:r>
      <w:r w:rsidR="7B3A5508">
        <w:t>predicting future</w:t>
      </w:r>
      <w:r w:rsidR="6054ECD0">
        <w:t xml:space="preserve"> emission</w:t>
      </w:r>
      <w:r w:rsidR="1C00DADA">
        <w:t>s from</w:t>
      </w:r>
      <w:r w:rsidR="3B1DC0FF">
        <w:t xml:space="preserve"> </w:t>
      </w:r>
      <w:r w:rsidR="7E153690">
        <w:t>the</w:t>
      </w:r>
      <w:r w:rsidR="646A748C">
        <w:t xml:space="preserve"> </w:t>
      </w:r>
      <w:r w:rsidR="1E834341">
        <w:t>mining of green minerals discovered so far</w:t>
      </w:r>
      <w:r w:rsidR="1C00DADA">
        <w:t xml:space="preserve"> </w:t>
      </w:r>
      <w:r w:rsidR="63A4A52F">
        <w:t>in Nigeria</w:t>
      </w:r>
      <w:r w:rsidR="7B804803">
        <w:t xml:space="preserve"> </w:t>
      </w:r>
      <w:r w:rsidR="20222A60">
        <w:t xml:space="preserve">based on my </w:t>
      </w:r>
      <w:r w:rsidR="2113015A">
        <w:t>first-hand</w:t>
      </w:r>
      <w:r w:rsidR="1C00DADA">
        <w:t xml:space="preserve"> experienc</w:t>
      </w:r>
      <w:r w:rsidR="0794518C">
        <w:t>e working with</w:t>
      </w:r>
      <w:r w:rsidR="1C00DADA">
        <w:t xml:space="preserve"> Xcalibur </w:t>
      </w:r>
      <w:r w:rsidR="49D3A87D">
        <w:t>Multiphysics</w:t>
      </w:r>
      <w:r w:rsidR="1C98D023">
        <w:t xml:space="preserve"> o</w:t>
      </w:r>
      <w:r w:rsidR="201F13A2">
        <w:t>n</w:t>
      </w:r>
      <w:r w:rsidR="1C98D023">
        <w:t xml:space="preserve"> mineral prospecting in Nigeria</w:t>
      </w:r>
      <w:r w:rsidR="53AF249F">
        <w:t xml:space="preserve"> using </w:t>
      </w:r>
      <w:r w:rsidR="252A63EA">
        <w:t>airborne geophysical survey</w:t>
      </w:r>
      <w:r w:rsidR="549AC889">
        <w:t xml:space="preserve"> methods.</w:t>
      </w:r>
    </w:p>
    <w:p w14:paraId="14939907" w14:textId="68EF2ADA" w:rsidR="3241987B" w:rsidRDefault="3241987B" w:rsidP="227084AF">
      <w:pPr>
        <w:tabs>
          <w:tab w:val="left" w:pos="2775"/>
        </w:tabs>
      </w:pPr>
    </w:p>
    <w:p w14:paraId="0DD5D659" w14:textId="43F9D9C6" w:rsidR="3241987B" w:rsidRDefault="3241987B" w:rsidP="227084AF">
      <w:pPr>
        <w:tabs>
          <w:tab w:val="left" w:pos="2775"/>
        </w:tabs>
      </w:pPr>
    </w:p>
    <w:p w14:paraId="7432ECFF" w14:textId="074200FD" w:rsidR="3241987B" w:rsidRDefault="3241987B" w:rsidP="227084AF">
      <w:pPr>
        <w:tabs>
          <w:tab w:val="left" w:pos="2775"/>
        </w:tabs>
      </w:pPr>
    </w:p>
    <w:p w14:paraId="259D91FC" w14:textId="0228DBE1" w:rsidR="0DA6F7FC" w:rsidRDefault="0DA6F7FC" w:rsidP="0DA6F7FC">
      <w:pPr>
        <w:tabs>
          <w:tab w:val="left" w:pos="2775"/>
        </w:tabs>
      </w:pPr>
    </w:p>
    <w:p w14:paraId="29075C82" w14:textId="1031FB8D" w:rsidR="2C3205A1" w:rsidRDefault="5FEF6304" w:rsidP="77124FA7">
      <w:pPr>
        <w:tabs>
          <w:tab w:val="left" w:pos="2775"/>
        </w:tabs>
        <w:jc w:val="both"/>
      </w:pPr>
      <w:r w:rsidRPr="3968B211">
        <w:rPr>
          <w:rStyle w:val="IntenseReference"/>
        </w:rPr>
        <w:lastRenderedPageBreak/>
        <w:t>1.</w:t>
      </w:r>
      <w:r w:rsidR="38BDC305" w:rsidRPr="3968B211">
        <w:rPr>
          <w:rStyle w:val="IntenseReference"/>
        </w:rPr>
        <w:t>7</w:t>
      </w:r>
      <w:r w:rsidRPr="3968B211">
        <w:rPr>
          <w:rStyle w:val="IntenseReference"/>
        </w:rPr>
        <w:t xml:space="preserve"> </w:t>
      </w:r>
      <w:r w:rsidR="530E3C25" w:rsidRPr="3968B211">
        <w:rPr>
          <w:rStyle w:val="IntenseReference"/>
        </w:rPr>
        <w:t>OBJECTIVES OF THE STUDY</w:t>
      </w:r>
    </w:p>
    <w:p w14:paraId="01E176EA" w14:textId="77B5167A" w:rsidR="3241987B" w:rsidRDefault="431289CA" w:rsidP="3241987B">
      <w:pPr>
        <w:tabs>
          <w:tab w:val="left" w:pos="2775"/>
        </w:tabs>
        <w:jc w:val="both"/>
      </w:pPr>
      <w:r>
        <w:t xml:space="preserve">This report </w:t>
      </w:r>
      <w:r w:rsidR="0F0707A9">
        <w:t xml:space="preserve">is centred </w:t>
      </w:r>
      <w:r w:rsidR="330CDBBD">
        <w:t xml:space="preserve">on </w:t>
      </w:r>
      <w:r w:rsidR="2300D650">
        <w:t xml:space="preserve">past </w:t>
      </w:r>
      <w:r w:rsidR="0B8C1A7C">
        <w:t>literature</w:t>
      </w:r>
      <w:r w:rsidR="2300D650">
        <w:t xml:space="preserve"> on emission</w:t>
      </w:r>
      <w:r w:rsidR="72140627">
        <w:t>s</w:t>
      </w:r>
      <w:r w:rsidR="2300D650">
        <w:t xml:space="preserve"> associated with different mineral ext</w:t>
      </w:r>
      <w:r w:rsidR="4FCEB87A">
        <w:t>ractions</w:t>
      </w:r>
      <w:r w:rsidR="3DC7D978">
        <w:t>. It</w:t>
      </w:r>
      <w:r w:rsidR="05672792">
        <w:t xml:space="preserve"> also explores the</w:t>
      </w:r>
      <w:r w:rsidR="52C6AF20">
        <w:t xml:space="preserve"> future</w:t>
      </w:r>
      <w:r w:rsidR="05672792">
        <w:t xml:space="preserve"> contributio</w:t>
      </w:r>
      <w:r w:rsidR="7572C1E0">
        <w:t xml:space="preserve">n of the Nigerian economy to global greenhouse gas </w:t>
      </w:r>
      <w:r w:rsidR="5A5C5011">
        <w:t>emission</w:t>
      </w:r>
      <w:r w:rsidR="1DB54E30">
        <w:t>s</w:t>
      </w:r>
      <w:r w:rsidR="39566FD7">
        <w:t xml:space="preserve"> </w:t>
      </w:r>
      <w:r w:rsidR="0ED18790">
        <w:t>in mineral mining</w:t>
      </w:r>
      <w:r w:rsidR="26A68141">
        <w:t xml:space="preserve">. </w:t>
      </w:r>
      <w:r w:rsidR="1CA08646">
        <w:t>In addition</w:t>
      </w:r>
      <w:r w:rsidR="26A68141">
        <w:t xml:space="preserve">, the report touches </w:t>
      </w:r>
      <w:r w:rsidR="36BD3C84">
        <w:t>on</w:t>
      </w:r>
      <w:r w:rsidR="5A5C5011">
        <w:t xml:space="preserve"> </w:t>
      </w:r>
      <w:r w:rsidR="26A68141">
        <w:t>the are</w:t>
      </w:r>
      <w:r w:rsidR="79289225">
        <w:t>a</w:t>
      </w:r>
      <w:r w:rsidR="26A68141">
        <w:t xml:space="preserve"> of mineral prospecting in Nigeria</w:t>
      </w:r>
      <w:r w:rsidR="51043387">
        <w:t>.</w:t>
      </w:r>
      <w:r w:rsidR="1D59F8D1">
        <w:t xml:space="preserve"> </w:t>
      </w:r>
      <w:r w:rsidR="7373F84E">
        <w:t>F</w:t>
      </w:r>
      <w:r w:rsidR="10777A28">
        <w:t>urther</w:t>
      </w:r>
      <w:r w:rsidR="69687470">
        <w:t>,</w:t>
      </w:r>
      <w:r w:rsidR="5E52B40E">
        <w:t xml:space="preserve"> it</w:t>
      </w:r>
      <w:r w:rsidR="0A714415">
        <w:t xml:space="preserve"> </w:t>
      </w:r>
      <w:r w:rsidR="15096DBF">
        <w:t>discus</w:t>
      </w:r>
      <w:r w:rsidR="447C5656">
        <w:t xml:space="preserve">ses the type of minerals </w:t>
      </w:r>
      <w:r w:rsidR="5B3FC1D9">
        <w:t>discovered</w:t>
      </w:r>
      <w:r w:rsidR="0561AC6C">
        <w:t xml:space="preserve"> in Nigeria so far and </w:t>
      </w:r>
      <w:r w:rsidR="05E6CB0B">
        <w:t>if</w:t>
      </w:r>
      <w:r w:rsidR="6A02D5FC">
        <w:t xml:space="preserve"> they form a </w:t>
      </w:r>
      <w:r w:rsidR="31533999">
        <w:t>significant</w:t>
      </w:r>
      <w:r w:rsidR="6A02D5FC">
        <w:t xml:space="preserve"> part of the raw material required for green energy</w:t>
      </w:r>
      <w:r w:rsidR="1B6B9E0C">
        <w:t xml:space="preserve"> in this trying time of the pressure to meet net</w:t>
      </w:r>
      <w:r w:rsidR="08EACAC7">
        <w:t>-</w:t>
      </w:r>
      <w:r w:rsidR="1B6B9E0C">
        <w:t xml:space="preserve">zero </w:t>
      </w:r>
      <w:r w:rsidR="24939125">
        <w:t>worldwide</w:t>
      </w:r>
      <w:r w:rsidR="3A8418EB">
        <w:t>.</w:t>
      </w:r>
      <w:r w:rsidR="5BD7D0DE">
        <w:t xml:space="preserve"> </w:t>
      </w:r>
      <w:r w:rsidR="623E6742">
        <w:t>Finally,</w:t>
      </w:r>
      <w:r w:rsidR="16A0AB15">
        <w:t xml:space="preserve"> the </w:t>
      </w:r>
      <w:r w:rsidR="73C6062E">
        <w:t xml:space="preserve">estimation of the </w:t>
      </w:r>
      <w:r w:rsidR="53AED6D9">
        <w:t>tonnes</w:t>
      </w:r>
      <w:r w:rsidR="43A8574F">
        <w:t xml:space="preserve"> of future </w:t>
      </w:r>
      <w:r w:rsidR="41772610">
        <w:t>emissions</w:t>
      </w:r>
      <w:r w:rsidR="43A8574F">
        <w:t xml:space="preserve"> from mining</w:t>
      </w:r>
      <w:r w:rsidR="72575DFE">
        <w:t xml:space="preserve"> these minerals</w:t>
      </w:r>
      <w:r w:rsidR="43A8574F">
        <w:t xml:space="preserve"> </w:t>
      </w:r>
      <w:r w:rsidR="353C6138">
        <w:t>will be discussed.</w:t>
      </w:r>
    </w:p>
    <w:p w14:paraId="010DA66D" w14:textId="06BF7C7D" w:rsidR="00573A23" w:rsidRDefault="00573A23" w:rsidP="00541932">
      <w:pPr>
        <w:tabs>
          <w:tab w:val="left" w:pos="2775"/>
        </w:tabs>
        <w:jc w:val="both"/>
      </w:pPr>
    </w:p>
    <w:p w14:paraId="0A825FE8" w14:textId="71061C5F" w:rsidR="227084AF" w:rsidRDefault="227084AF" w:rsidP="227084AF">
      <w:pPr>
        <w:tabs>
          <w:tab w:val="left" w:pos="2775"/>
        </w:tabs>
        <w:jc w:val="both"/>
      </w:pPr>
    </w:p>
    <w:p w14:paraId="01E60318" w14:textId="3A4B22AD" w:rsidR="227084AF" w:rsidRDefault="227084AF" w:rsidP="227084AF">
      <w:pPr>
        <w:tabs>
          <w:tab w:val="left" w:pos="2775"/>
        </w:tabs>
        <w:jc w:val="both"/>
      </w:pPr>
    </w:p>
    <w:p w14:paraId="156269F7" w14:textId="7565B4C9" w:rsidR="35C8524A" w:rsidRDefault="35C8524A" w:rsidP="35C8524A">
      <w:pPr>
        <w:tabs>
          <w:tab w:val="left" w:pos="2775"/>
        </w:tabs>
        <w:jc w:val="both"/>
      </w:pPr>
    </w:p>
    <w:p w14:paraId="2D4300B5" w14:textId="07A9B5A6" w:rsidR="5600670E" w:rsidRDefault="5600670E" w:rsidP="5600670E">
      <w:pPr>
        <w:tabs>
          <w:tab w:val="left" w:pos="2775"/>
        </w:tabs>
        <w:jc w:val="both"/>
      </w:pPr>
    </w:p>
    <w:p w14:paraId="1729F4A6" w14:textId="1C71FB63" w:rsidR="5600670E" w:rsidRDefault="5600670E" w:rsidP="5600670E">
      <w:pPr>
        <w:tabs>
          <w:tab w:val="left" w:pos="2775"/>
        </w:tabs>
        <w:jc w:val="both"/>
      </w:pPr>
    </w:p>
    <w:p w14:paraId="7BDC4483" w14:textId="3C3B83F6" w:rsidR="5600670E" w:rsidRDefault="5600670E" w:rsidP="5600670E">
      <w:pPr>
        <w:tabs>
          <w:tab w:val="left" w:pos="2775"/>
        </w:tabs>
        <w:jc w:val="both"/>
      </w:pPr>
    </w:p>
    <w:p w14:paraId="7916A949" w14:textId="76E957C9" w:rsidR="5600670E" w:rsidRDefault="5600670E" w:rsidP="5600670E">
      <w:pPr>
        <w:tabs>
          <w:tab w:val="left" w:pos="2775"/>
        </w:tabs>
        <w:jc w:val="both"/>
      </w:pPr>
    </w:p>
    <w:p w14:paraId="18D773D1" w14:textId="6CA9C501" w:rsidR="5600670E" w:rsidRDefault="5600670E" w:rsidP="5600670E">
      <w:pPr>
        <w:tabs>
          <w:tab w:val="left" w:pos="2775"/>
        </w:tabs>
        <w:jc w:val="both"/>
      </w:pPr>
    </w:p>
    <w:p w14:paraId="15DF7D81" w14:textId="2AAD872F" w:rsidR="5600670E" w:rsidRDefault="5600670E" w:rsidP="5600670E">
      <w:pPr>
        <w:tabs>
          <w:tab w:val="left" w:pos="2775"/>
        </w:tabs>
        <w:jc w:val="both"/>
      </w:pPr>
    </w:p>
    <w:p w14:paraId="2C52B432" w14:textId="7AC5699F" w:rsidR="5600670E" w:rsidRDefault="5600670E" w:rsidP="5600670E">
      <w:pPr>
        <w:tabs>
          <w:tab w:val="left" w:pos="2775"/>
        </w:tabs>
        <w:jc w:val="both"/>
      </w:pPr>
    </w:p>
    <w:p w14:paraId="02F84C35" w14:textId="73268CA9" w:rsidR="5600670E" w:rsidRDefault="5600670E" w:rsidP="5600670E">
      <w:pPr>
        <w:tabs>
          <w:tab w:val="left" w:pos="2775"/>
        </w:tabs>
        <w:jc w:val="both"/>
      </w:pPr>
    </w:p>
    <w:p w14:paraId="7B487C34" w14:textId="678E095A" w:rsidR="5600670E" w:rsidRDefault="5600670E" w:rsidP="5600670E">
      <w:pPr>
        <w:tabs>
          <w:tab w:val="left" w:pos="2775"/>
        </w:tabs>
        <w:jc w:val="both"/>
      </w:pPr>
    </w:p>
    <w:p w14:paraId="738BB3FB" w14:textId="7B2FE3FC" w:rsidR="5600670E" w:rsidRDefault="5600670E" w:rsidP="5600670E">
      <w:pPr>
        <w:tabs>
          <w:tab w:val="left" w:pos="2775"/>
        </w:tabs>
        <w:jc w:val="both"/>
      </w:pPr>
    </w:p>
    <w:p w14:paraId="365567B8" w14:textId="393EADF8" w:rsidR="5600670E" w:rsidRDefault="5600670E" w:rsidP="5600670E">
      <w:pPr>
        <w:tabs>
          <w:tab w:val="left" w:pos="2775"/>
        </w:tabs>
        <w:jc w:val="both"/>
      </w:pPr>
    </w:p>
    <w:p w14:paraId="192A69CA" w14:textId="17DCE309" w:rsidR="5600670E" w:rsidRDefault="5600670E" w:rsidP="5600670E">
      <w:pPr>
        <w:tabs>
          <w:tab w:val="left" w:pos="2775"/>
        </w:tabs>
        <w:jc w:val="both"/>
      </w:pPr>
    </w:p>
    <w:p w14:paraId="614AE167" w14:textId="22D3F68C" w:rsidR="5600670E" w:rsidRDefault="5600670E" w:rsidP="5600670E">
      <w:pPr>
        <w:tabs>
          <w:tab w:val="left" w:pos="2775"/>
        </w:tabs>
        <w:jc w:val="both"/>
      </w:pPr>
    </w:p>
    <w:p w14:paraId="50E3A5F4" w14:textId="3E066C05" w:rsidR="5600670E" w:rsidRDefault="5600670E" w:rsidP="5600670E">
      <w:pPr>
        <w:tabs>
          <w:tab w:val="left" w:pos="2775"/>
        </w:tabs>
        <w:jc w:val="both"/>
      </w:pPr>
    </w:p>
    <w:p w14:paraId="2C01830F" w14:textId="4D14BE5D" w:rsidR="5600670E" w:rsidRDefault="5600670E" w:rsidP="5600670E">
      <w:pPr>
        <w:tabs>
          <w:tab w:val="left" w:pos="2775"/>
        </w:tabs>
        <w:jc w:val="both"/>
      </w:pPr>
    </w:p>
    <w:p w14:paraId="7ABA9DA8" w14:textId="4FB6B642" w:rsidR="5600670E" w:rsidRDefault="5600670E" w:rsidP="5600670E">
      <w:pPr>
        <w:tabs>
          <w:tab w:val="left" w:pos="2775"/>
        </w:tabs>
        <w:jc w:val="both"/>
      </w:pPr>
    </w:p>
    <w:p w14:paraId="451A889D" w14:textId="4EFDB61A" w:rsidR="5600670E" w:rsidRDefault="5600670E" w:rsidP="5600670E">
      <w:pPr>
        <w:tabs>
          <w:tab w:val="left" w:pos="2775"/>
        </w:tabs>
        <w:jc w:val="both"/>
      </w:pPr>
    </w:p>
    <w:p w14:paraId="2A7DB601" w14:textId="422BF1A8" w:rsidR="5600670E" w:rsidRDefault="5600670E" w:rsidP="5600670E">
      <w:pPr>
        <w:tabs>
          <w:tab w:val="left" w:pos="2775"/>
        </w:tabs>
        <w:jc w:val="both"/>
      </w:pPr>
    </w:p>
    <w:p w14:paraId="4C870C3C" w14:textId="6E37A95A" w:rsidR="5600670E" w:rsidRDefault="5600670E" w:rsidP="5600670E">
      <w:pPr>
        <w:tabs>
          <w:tab w:val="left" w:pos="2775"/>
        </w:tabs>
        <w:jc w:val="both"/>
      </w:pPr>
    </w:p>
    <w:p w14:paraId="31FE023E" w14:textId="043E5BA4" w:rsidR="5600670E" w:rsidRDefault="5600670E" w:rsidP="5600670E">
      <w:pPr>
        <w:tabs>
          <w:tab w:val="left" w:pos="2775"/>
        </w:tabs>
        <w:jc w:val="both"/>
      </w:pPr>
    </w:p>
    <w:p w14:paraId="33FFF40A" w14:textId="5E1A571D" w:rsidR="5600670E" w:rsidRDefault="5600670E" w:rsidP="5600670E">
      <w:pPr>
        <w:tabs>
          <w:tab w:val="left" w:pos="2775"/>
        </w:tabs>
        <w:jc w:val="both"/>
      </w:pPr>
    </w:p>
    <w:p w14:paraId="488B70B3" w14:textId="336D5534" w:rsidR="5600670E" w:rsidRDefault="5600670E" w:rsidP="5600670E">
      <w:pPr>
        <w:tabs>
          <w:tab w:val="left" w:pos="2775"/>
        </w:tabs>
        <w:jc w:val="both"/>
      </w:pPr>
    </w:p>
    <w:p w14:paraId="253288D6" w14:textId="10C0EBA6" w:rsidR="4EAD81BE" w:rsidRDefault="4EAD81BE" w:rsidP="3968B211">
      <w:pPr>
        <w:tabs>
          <w:tab w:val="left" w:pos="2775"/>
        </w:tabs>
        <w:jc w:val="center"/>
      </w:pPr>
      <w:r w:rsidRPr="3968B211">
        <w:rPr>
          <w:rStyle w:val="IntenseReference"/>
        </w:rPr>
        <w:lastRenderedPageBreak/>
        <w:t>CHAPTER TWO</w:t>
      </w:r>
      <w:r w:rsidR="352E3FA2" w:rsidRPr="3968B211">
        <w:rPr>
          <w:rStyle w:val="IntenseReference"/>
        </w:rPr>
        <w:t>- INTERNSHIP DESCRIPTION</w:t>
      </w:r>
    </w:p>
    <w:p w14:paraId="43ADFFE3" w14:textId="2C84497D" w:rsidR="584B9E7D" w:rsidRDefault="584B9E7D" w:rsidP="3968B211">
      <w:pPr>
        <w:tabs>
          <w:tab w:val="left" w:pos="2775"/>
        </w:tabs>
        <w:rPr>
          <w:b/>
          <w:bCs/>
        </w:rPr>
      </w:pPr>
      <w:r w:rsidRPr="3968B211">
        <w:rPr>
          <w:rStyle w:val="IntenseReference"/>
        </w:rPr>
        <w:t xml:space="preserve">2.1   </w:t>
      </w:r>
      <w:r w:rsidR="0CD7D0E9" w:rsidRPr="3968B211">
        <w:rPr>
          <w:rStyle w:val="IntenseReference"/>
        </w:rPr>
        <w:t>MY JO</w:t>
      </w:r>
      <w:r w:rsidR="3AC57DF5" w:rsidRPr="3968B211">
        <w:rPr>
          <w:rStyle w:val="IntenseReference"/>
        </w:rPr>
        <w:t>B</w:t>
      </w:r>
    </w:p>
    <w:p w14:paraId="7441DE42" w14:textId="7D25A4A2" w:rsidR="5515D15C" w:rsidRDefault="5515D15C" w:rsidP="3968B211">
      <w:pPr>
        <w:tabs>
          <w:tab w:val="left" w:pos="2775"/>
        </w:tabs>
      </w:pPr>
      <w:r>
        <w:t>My host company Xcalibur Multiphysics offered me an inter</w:t>
      </w:r>
      <w:r w:rsidR="371E7992">
        <w:t>n</w:t>
      </w:r>
      <w:r>
        <w:t xml:space="preserve">ship role in the geophysical </w:t>
      </w:r>
      <w:r w:rsidR="22B9E6D1">
        <w:t>department</w:t>
      </w:r>
      <w:r w:rsidR="6359EB16">
        <w:t>,</w:t>
      </w:r>
      <w:r w:rsidR="2B3B8A12">
        <w:t xml:space="preserve"> where </w:t>
      </w:r>
      <w:r w:rsidR="4DB382A8">
        <w:t>I was introduced to my supervisor</w:t>
      </w:r>
      <w:r w:rsidR="036ED6DB">
        <w:t>,</w:t>
      </w:r>
      <w:r w:rsidR="4C0BD2BE">
        <w:t xml:space="preserve"> Adriana Mantilla-Pimiento (Seni</w:t>
      </w:r>
      <w:r w:rsidR="054B5572">
        <w:t xml:space="preserve">or </w:t>
      </w:r>
      <w:r w:rsidR="31D92734">
        <w:t>Geophysic</w:t>
      </w:r>
      <w:r w:rsidR="4BEF1CA0">
        <w:t>i</w:t>
      </w:r>
      <w:r w:rsidR="31D92734">
        <w:t>st</w:t>
      </w:r>
      <w:r w:rsidR="054B5572">
        <w:t>)</w:t>
      </w:r>
      <w:r w:rsidR="4DB382A8">
        <w:t xml:space="preserve"> and other members of the </w:t>
      </w:r>
      <w:r w:rsidR="60ED6743">
        <w:t>company</w:t>
      </w:r>
      <w:r w:rsidR="50100A6B">
        <w:t>,</w:t>
      </w:r>
      <w:r w:rsidR="4DB382A8">
        <w:t xml:space="preserve"> </w:t>
      </w:r>
      <w:r w:rsidR="25F8E2D9">
        <w:t xml:space="preserve">such as Carlos </w:t>
      </w:r>
      <w:proofErr w:type="spellStart"/>
      <w:r w:rsidR="25F8E2D9">
        <w:t>Velando</w:t>
      </w:r>
      <w:proofErr w:type="spellEnd"/>
      <w:r w:rsidR="25F8E2D9">
        <w:t xml:space="preserve"> (Senior Geologist), Fernando </w:t>
      </w:r>
      <w:proofErr w:type="spellStart"/>
      <w:r w:rsidR="25F8E2D9">
        <w:t>Mon</w:t>
      </w:r>
      <w:r w:rsidR="1F924C75">
        <w:t>delo</w:t>
      </w:r>
      <w:proofErr w:type="spellEnd"/>
      <w:r w:rsidR="1F924C75">
        <w:t xml:space="preserve"> (Senior Geophysicist</w:t>
      </w:r>
      <w:r w:rsidR="2D8E7658">
        <w:t xml:space="preserve"> and Alejandra Gonzalez </w:t>
      </w:r>
      <w:r w:rsidR="22488212">
        <w:t xml:space="preserve">(Administrative assistant). </w:t>
      </w:r>
      <w:r w:rsidR="4776B045">
        <w:t>The geophysical</w:t>
      </w:r>
      <w:r w:rsidR="22488212">
        <w:t xml:space="preserve"> department </w:t>
      </w:r>
      <w:r w:rsidR="1AA99D8E">
        <w:t>oversee</w:t>
      </w:r>
      <w:r w:rsidR="04EC1B16">
        <w:t>s</w:t>
      </w:r>
      <w:r w:rsidR="1F1C536D">
        <w:t xml:space="preserve"> projects involving geophysical data acquisition, proces</w:t>
      </w:r>
      <w:r w:rsidR="7326FF45">
        <w:t>sing and analysis</w:t>
      </w:r>
      <w:r w:rsidR="1B5D74E2">
        <w:t xml:space="preserve"> using sophisticated technologies and software.</w:t>
      </w:r>
      <w:r w:rsidR="0C1D8D0C">
        <w:t xml:space="preserve"> O</w:t>
      </w:r>
      <w:r w:rsidR="71599444">
        <w:t>ne major software used in the</w:t>
      </w:r>
      <w:r w:rsidR="0E48F1EE">
        <w:t xml:space="preserve"> geophysics</w:t>
      </w:r>
      <w:r w:rsidR="71599444">
        <w:t xml:space="preserve"> department and which training was </w:t>
      </w:r>
      <w:r w:rsidR="2C1CFC63">
        <w:t>set</w:t>
      </w:r>
      <w:r w:rsidR="6F52DFA4">
        <w:t xml:space="preserve"> </w:t>
      </w:r>
      <w:r w:rsidR="2C1CFC63">
        <w:t>up</w:t>
      </w:r>
      <w:r w:rsidR="71599444">
        <w:t xml:space="preserve"> for me </w:t>
      </w:r>
      <w:r w:rsidR="2CCB1A73">
        <w:t xml:space="preserve">via the </w:t>
      </w:r>
      <w:proofErr w:type="spellStart"/>
      <w:r w:rsidR="42A6DA22">
        <w:t>SEEQUENT</w:t>
      </w:r>
      <w:proofErr w:type="spellEnd"/>
      <w:r w:rsidR="42A6DA22">
        <w:t xml:space="preserve"> platform</w:t>
      </w:r>
      <w:r w:rsidR="0FCDEDD3">
        <w:t xml:space="preserve"> Is the oasis Montag software</w:t>
      </w:r>
      <w:r w:rsidR="4C804573">
        <w:t xml:space="preserve"> used for most geophysical data processing</w:t>
      </w:r>
      <w:r w:rsidR="535D0354">
        <w:t>, other software used are GIS</w:t>
      </w:r>
      <w:r w:rsidR="3DC6DA80">
        <w:t xml:space="preserve"> and </w:t>
      </w:r>
      <w:r w:rsidR="535D0354">
        <w:t>surfe</w:t>
      </w:r>
      <w:r w:rsidR="09BA68F4">
        <w:t>r</w:t>
      </w:r>
      <w:r w:rsidR="4C804573">
        <w:t xml:space="preserve">. My </w:t>
      </w:r>
      <w:r w:rsidR="60E4D834">
        <w:t xml:space="preserve">internship started as an online job as I was working from </w:t>
      </w:r>
      <w:r w:rsidR="51ECB0AD">
        <w:t>home,</w:t>
      </w:r>
      <w:r w:rsidR="4F367B10">
        <w:t xml:space="preserve"> and I had a few papers sent to me to read</w:t>
      </w:r>
      <w:r w:rsidR="5D34776D">
        <w:t xml:space="preserve"> and review to help me </w:t>
      </w:r>
      <w:r w:rsidR="52495043">
        <w:t>familiar</w:t>
      </w:r>
      <w:r w:rsidR="1567EE64">
        <w:t>is</w:t>
      </w:r>
      <w:r w:rsidR="52495043">
        <w:t>e</w:t>
      </w:r>
      <w:r w:rsidR="10006D0C">
        <w:t xml:space="preserve"> myself</w:t>
      </w:r>
      <w:r w:rsidR="5D34776D">
        <w:t xml:space="preserve"> with the project</w:t>
      </w:r>
      <w:r w:rsidR="52E51013">
        <w:t xml:space="preserve"> the team was working on in Nigeria. </w:t>
      </w:r>
      <w:r w:rsidR="5571C79E">
        <w:t>I was also working o</w:t>
      </w:r>
      <w:r w:rsidR="4F0B313A">
        <w:t xml:space="preserve">n my online training on </w:t>
      </w:r>
      <w:proofErr w:type="spellStart"/>
      <w:r w:rsidR="4F0B313A">
        <w:t>Geostudio</w:t>
      </w:r>
      <w:proofErr w:type="spellEnd"/>
      <w:r w:rsidR="4F0B313A">
        <w:t xml:space="preserve"> and learning about different kinds of </w:t>
      </w:r>
      <w:r w:rsidR="6952283D">
        <w:t xml:space="preserve">analysis and geometry used for processing different geophysical </w:t>
      </w:r>
      <w:r w:rsidR="5E0A617D">
        <w:t>scenarios while attend</w:t>
      </w:r>
      <w:r w:rsidR="401309B3">
        <w:t>ing</w:t>
      </w:r>
      <w:r w:rsidR="5E0A617D">
        <w:t xml:space="preserve"> meetings with the clients in Nigeria and taking minutes of the </w:t>
      </w:r>
      <w:r w:rsidR="1B4833CC">
        <w:t xml:space="preserve">sessions. </w:t>
      </w:r>
      <w:r w:rsidR="6952283D">
        <w:t xml:space="preserve"> </w:t>
      </w:r>
      <w:r w:rsidR="4196E059">
        <w:t xml:space="preserve">The Nigeria project is based on mineral prospecting </w:t>
      </w:r>
      <w:r w:rsidR="3221B70E">
        <w:t>and was funded by the world bank</w:t>
      </w:r>
      <w:r w:rsidR="6869CC4A">
        <w:t xml:space="preserve"> in collaboration with </w:t>
      </w:r>
      <w:r w:rsidR="45128D34">
        <w:t>the</w:t>
      </w:r>
      <w:r w:rsidR="449BACB7">
        <w:t xml:space="preserve"> </w:t>
      </w:r>
      <w:r w:rsidR="6869CC4A">
        <w:t>Federal government of Nigeria</w:t>
      </w:r>
      <w:r w:rsidR="1B42B89A">
        <w:t xml:space="preserve">, </w:t>
      </w:r>
      <w:r w:rsidR="66636AF2">
        <w:t>the</w:t>
      </w:r>
      <w:r w:rsidR="376C275C">
        <w:t xml:space="preserve"> </w:t>
      </w:r>
      <w:r w:rsidR="41D2AA43">
        <w:t>F</w:t>
      </w:r>
      <w:r w:rsidR="6869CC4A">
        <w:t>ederal ministry of</w:t>
      </w:r>
      <w:r w:rsidR="7B13DB7F">
        <w:t xml:space="preserve"> mines and steel development and </w:t>
      </w:r>
      <w:r w:rsidR="578B40F4">
        <w:t>the</w:t>
      </w:r>
      <w:r w:rsidR="2E7DF7E0">
        <w:t xml:space="preserve"> </w:t>
      </w:r>
      <w:r w:rsidR="7B13DB7F">
        <w:t>Mineral sector for economic diversifi</w:t>
      </w:r>
      <w:r w:rsidR="58F4A2FF">
        <w:t xml:space="preserve">cation </w:t>
      </w:r>
      <w:r w:rsidR="632AB542">
        <w:t>project</w:t>
      </w:r>
      <w:r w:rsidR="65C01A9B">
        <w:t>;</w:t>
      </w:r>
      <w:r w:rsidR="3221B70E">
        <w:t xml:space="preserve"> I often had </w:t>
      </w:r>
      <w:r w:rsidR="5D74BB9A">
        <w:t>discussions</w:t>
      </w:r>
      <w:r w:rsidR="3221B70E">
        <w:t xml:space="preserve"> with my supervisor on the sustainab</w:t>
      </w:r>
      <w:r w:rsidR="72323379">
        <w:t>le</w:t>
      </w:r>
      <w:r w:rsidR="3221B70E">
        <w:t xml:space="preserve"> </w:t>
      </w:r>
      <w:r w:rsidR="73EB9A86">
        <w:t>extraction of green mineral</w:t>
      </w:r>
      <w:r w:rsidR="2F6B1823">
        <w:t>s</w:t>
      </w:r>
      <w:r w:rsidR="73EB9A86">
        <w:t xml:space="preserve"> if eventually they are found in abundance within Nigeria given survey area.</w:t>
      </w:r>
      <w:r w:rsidR="7DE7EF13">
        <w:t xml:space="preserve"> I was also sent the scope of work and timeline for the </w:t>
      </w:r>
      <w:r w:rsidR="629893CC">
        <w:t xml:space="preserve">geophysical </w:t>
      </w:r>
      <w:r w:rsidR="7DE7EF13">
        <w:t>airborne magnetic and r</w:t>
      </w:r>
      <w:r w:rsidR="5CB62F8A">
        <w:t>adiometric survey</w:t>
      </w:r>
      <w:r w:rsidR="23E089FB">
        <w:t xml:space="preserve"> deliverables</w:t>
      </w:r>
      <w:r w:rsidR="1CB5850A">
        <w:t>.</w:t>
      </w:r>
      <w:r w:rsidR="68C3C403">
        <w:t xml:space="preserve"> </w:t>
      </w:r>
      <w:r w:rsidR="6BE5164A">
        <w:t>At the end of every week, I often did a weekly check</w:t>
      </w:r>
      <w:r w:rsidR="742799B8">
        <w:t>-</w:t>
      </w:r>
      <w:r w:rsidR="6BE5164A">
        <w:t>in on the pagoda project platform</w:t>
      </w:r>
      <w:r w:rsidR="27801659">
        <w:t>,</w:t>
      </w:r>
      <w:r w:rsidR="7FD372EA">
        <w:t xml:space="preserve"> </w:t>
      </w:r>
      <w:r w:rsidR="667EA21F">
        <w:t>wh</w:t>
      </w:r>
      <w:r w:rsidR="2DD76436">
        <w:t>ich</w:t>
      </w:r>
      <w:r w:rsidR="1C4FA7EA">
        <w:t xml:space="preserve"> I put in my internship journal</w:t>
      </w:r>
      <w:r w:rsidR="5ED00C2B">
        <w:t xml:space="preserve">, I also had a cultural mentor from China who I </w:t>
      </w:r>
      <w:r w:rsidR="55CF4DB9">
        <w:t>met</w:t>
      </w:r>
      <w:r w:rsidR="5ED00C2B">
        <w:t xml:space="preserve"> via vide</w:t>
      </w:r>
      <w:r w:rsidR="2691BD5E">
        <w:t>o conferencing weekly in other to introduce me to the Chinese culture</w:t>
      </w:r>
      <w:r w:rsidR="1972D175">
        <w:t>,</w:t>
      </w:r>
      <w:r w:rsidR="6BE5164A">
        <w:t xml:space="preserve"> </w:t>
      </w:r>
      <w:r w:rsidR="5E0107AF">
        <w:t>and after our meetings, I always put in my cultural journal on the pagoda platform</w:t>
      </w:r>
      <w:r w:rsidR="618641C8">
        <w:t xml:space="preserve">. </w:t>
      </w:r>
      <w:r w:rsidR="563E7B08">
        <w:t xml:space="preserve"> During my </w:t>
      </w:r>
      <w:r w:rsidR="2B882F90">
        <w:t>internship</w:t>
      </w:r>
      <w:r w:rsidR="563E7B08">
        <w:t xml:space="preserve"> program, I often attend</w:t>
      </w:r>
      <w:r w:rsidR="22E86553">
        <w:t>ed</w:t>
      </w:r>
      <w:r w:rsidR="563E7B08">
        <w:t xml:space="preserve"> online event</w:t>
      </w:r>
      <w:r w:rsidR="27F555DE">
        <w:t>s</w:t>
      </w:r>
      <w:r w:rsidR="563E7B08">
        <w:t xml:space="preserve"> whi</w:t>
      </w:r>
      <w:r w:rsidR="49714E40">
        <w:t xml:space="preserve">ch </w:t>
      </w:r>
      <w:r w:rsidR="607550FB">
        <w:t>w</w:t>
      </w:r>
      <w:r w:rsidR="2645FBCC">
        <w:t>ere</w:t>
      </w:r>
      <w:r w:rsidR="49714E40">
        <w:t xml:space="preserve"> hosted by experience</w:t>
      </w:r>
      <w:r w:rsidR="1FB52DF2">
        <w:t>d</w:t>
      </w:r>
      <w:r w:rsidR="49714E40">
        <w:t xml:space="preserve"> personnel in the job industry</w:t>
      </w:r>
      <w:r w:rsidR="0ACC690F">
        <w:t>, topics such as working remotely, making the m</w:t>
      </w:r>
      <w:r w:rsidR="5ED714E7">
        <w:t xml:space="preserve">ost out of an internship program, time management, working in </w:t>
      </w:r>
      <w:r w:rsidR="05670691">
        <w:t xml:space="preserve">a diverse environment, soft skills </w:t>
      </w:r>
      <w:r w:rsidR="700F7903">
        <w:t xml:space="preserve">and employability skills development were discussed at the </w:t>
      </w:r>
      <w:r w:rsidR="3AA967BB">
        <w:t>events</w:t>
      </w:r>
      <w:r w:rsidR="5E611BDF">
        <w:t xml:space="preserve">; I also completed </w:t>
      </w:r>
      <w:r w:rsidR="1A4D9F5A">
        <w:t>training</w:t>
      </w:r>
      <w:r w:rsidR="5E611BDF">
        <w:t xml:space="preserve"> on digital competency, employability skills, </w:t>
      </w:r>
      <w:r w:rsidR="766EDF09">
        <w:t>intercultural fluency and workplace basics</w:t>
      </w:r>
      <w:r w:rsidR="3A032DB1">
        <w:t xml:space="preserve"> after which I was awarded certificates of completion.</w:t>
      </w:r>
      <w:r w:rsidR="64F6EC23">
        <w:t xml:space="preserve"> </w:t>
      </w:r>
      <w:r w:rsidR="5101220C">
        <w:t xml:space="preserve">Towards the end of the </w:t>
      </w:r>
      <w:r w:rsidR="7BC27857">
        <w:t>internship</w:t>
      </w:r>
      <w:r w:rsidR="5101220C">
        <w:t xml:space="preserve"> program, I was required to meet with the clients at the Ni</w:t>
      </w:r>
      <w:r w:rsidR="3C9C8F4B">
        <w:t>geria Geological Survey Agency office in Abuja together with my supervisor Adriana</w:t>
      </w:r>
      <w:r w:rsidR="1A3E0244">
        <w:t xml:space="preserve"> for a data co</w:t>
      </w:r>
      <w:r w:rsidR="67A77BCA">
        <w:t>mpilation</w:t>
      </w:r>
      <w:r w:rsidR="1A3E0244">
        <w:t xml:space="preserve"> stage of the project </w:t>
      </w:r>
      <w:r w:rsidR="069A9290">
        <w:t xml:space="preserve">where I </w:t>
      </w:r>
      <w:r w:rsidR="72B0A128">
        <w:t>had a first</w:t>
      </w:r>
      <w:r w:rsidR="76AF404B">
        <w:t>-</w:t>
      </w:r>
      <w:r w:rsidR="52A5E59D">
        <w:t>ha</w:t>
      </w:r>
      <w:r w:rsidR="44F33C01">
        <w:t>n</w:t>
      </w:r>
      <w:r w:rsidR="52A5E59D">
        <w:t>d</w:t>
      </w:r>
      <w:r w:rsidR="72B0A128">
        <w:t xml:space="preserve"> experience working alongside professionals in </w:t>
      </w:r>
      <w:r w:rsidR="1646A2D0">
        <w:t>the</w:t>
      </w:r>
      <w:r w:rsidR="52A5E59D">
        <w:t xml:space="preserve"> </w:t>
      </w:r>
      <w:r w:rsidR="72B0A128">
        <w:t>fie</w:t>
      </w:r>
      <w:r w:rsidR="2B58FE06">
        <w:t>ld and</w:t>
      </w:r>
      <w:r w:rsidR="069A9290">
        <w:t xml:space="preserve"> learnt how to communicate effec</w:t>
      </w:r>
      <w:r w:rsidR="2594021E">
        <w:t>tively with clients</w:t>
      </w:r>
      <w:r w:rsidR="7BCFDAEC">
        <w:t xml:space="preserve">. </w:t>
      </w:r>
      <w:r w:rsidR="13F5E16B">
        <w:t>I</w:t>
      </w:r>
      <w:r w:rsidR="711502E3">
        <w:t xml:space="preserve"> </w:t>
      </w:r>
      <w:r w:rsidR="41A015E2">
        <w:t>could</w:t>
      </w:r>
      <w:r w:rsidR="2594021E">
        <w:t xml:space="preserve"> also use my </w:t>
      </w:r>
      <w:r w:rsidR="61024404">
        <w:t>Microsoft</w:t>
      </w:r>
      <w:r w:rsidR="2594021E">
        <w:t xml:space="preserve"> </w:t>
      </w:r>
      <w:r w:rsidR="711502E3">
        <w:t>pack</w:t>
      </w:r>
      <w:r w:rsidR="38A3BB47">
        <w:t>age</w:t>
      </w:r>
      <w:r w:rsidR="6D477A36">
        <w:t xml:space="preserve"> skills</w:t>
      </w:r>
      <w:r w:rsidR="51895645">
        <w:t xml:space="preserve"> to carry out duties assigned to me by my supervisor.</w:t>
      </w:r>
    </w:p>
    <w:p w14:paraId="2798855F" w14:textId="3BE9C0F8" w:rsidR="2AE76AD2" w:rsidRDefault="2AE76AD2" w:rsidP="2AE76AD2">
      <w:pPr>
        <w:tabs>
          <w:tab w:val="left" w:pos="2775"/>
        </w:tabs>
      </w:pPr>
    </w:p>
    <w:p w14:paraId="1246F154" w14:textId="4D0CBA87" w:rsidR="0DA6F7FC" w:rsidRDefault="0DA6F7FC" w:rsidP="0DA6F7FC">
      <w:pPr>
        <w:tabs>
          <w:tab w:val="left" w:pos="2775"/>
        </w:tabs>
      </w:pPr>
    </w:p>
    <w:p w14:paraId="24038E1C" w14:textId="3F0D45DE" w:rsidR="0DA6F7FC" w:rsidRDefault="0DA6F7FC" w:rsidP="0DA6F7FC">
      <w:pPr>
        <w:tabs>
          <w:tab w:val="left" w:pos="2775"/>
        </w:tabs>
      </w:pPr>
    </w:p>
    <w:p w14:paraId="31E80D87" w14:textId="76AC2131" w:rsidR="5600670E" w:rsidRDefault="5600670E" w:rsidP="5600670E">
      <w:pPr>
        <w:tabs>
          <w:tab w:val="left" w:pos="2775"/>
        </w:tabs>
      </w:pPr>
    </w:p>
    <w:p w14:paraId="4C186942" w14:textId="4ECBD20B" w:rsidR="5600670E" w:rsidRDefault="5600670E" w:rsidP="5600670E">
      <w:pPr>
        <w:tabs>
          <w:tab w:val="left" w:pos="2775"/>
        </w:tabs>
      </w:pPr>
    </w:p>
    <w:p w14:paraId="462D43A5" w14:textId="2B7FF552" w:rsidR="5600670E" w:rsidRDefault="5600670E" w:rsidP="5600670E">
      <w:pPr>
        <w:tabs>
          <w:tab w:val="left" w:pos="2775"/>
        </w:tabs>
      </w:pPr>
    </w:p>
    <w:p w14:paraId="76F15385" w14:textId="1396C072" w:rsidR="5600670E" w:rsidRDefault="5600670E" w:rsidP="5600670E">
      <w:pPr>
        <w:tabs>
          <w:tab w:val="left" w:pos="2775"/>
        </w:tabs>
      </w:pPr>
    </w:p>
    <w:p w14:paraId="0C6154EB" w14:textId="38DC0038" w:rsidR="5600670E" w:rsidRDefault="5600670E" w:rsidP="5600670E">
      <w:pPr>
        <w:tabs>
          <w:tab w:val="left" w:pos="2775"/>
        </w:tabs>
      </w:pPr>
    </w:p>
    <w:p w14:paraId="22646677" w14:textId="7A925166" w:rsidR="187E439B" w:rsidRDefault="187E439B" w:rsidP="2AE76AD2">
      <w:pPr>
        <w:tabs>
          <w:tab w:val="left" w:pos="2775"/>
        </w:tabs>
      </w:pPr>
      <w:r>
        <w:rPr>
          <w:noProof/>
        </w:rPr>
        <w:lastRenderedPageBreak/>
        <w:drawing>
          <wp:inline distT="0" distB="0" distL="0" distR="0" wp14:anchorId="2FC9C67B" wp14:editId="6A3C6470">
            <wp:extent cx="6286500" cy="4050632"/>
            <wp:effectExtent l="0" t="0" r="0" b="0"/>
            <wp:docPr id="1388823702" name="Picture 138882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6500" cy="4050632"/>
                    </a:xfrm>
                    <a:prstGeom prst="rect">
                      <a:avLst/>
                    </a:prstGeom>
                  </pic:spPr>
                </pic:pic>
              </a:graphicData>
            </a:graphic>
          </wp:inline>
        </w:drawing>
      </w:r>
    </w:p>
    <w:p w14:paraId="64088899" w14:textId="670B3C0D" w:rsidR="18FB455F" w:rsidRDefault="18FB455F" w:rsidP="2AE76AD2">
      <w:pPr>
        <w:tabs>
          <w:tab w:val="left" w:pos="2775"/>
        </w:tabs>
      </w:pPr>
      <w:r w:rsidRPr="227084AF">
        <w:rPr>
          <w:rStyle w:val="Heading4Char"/>
        </w:rPr>
        <w:t>F</w:t>
      </w:r>
      <w:r w:rsidR="41D84322" w:rsidRPr="227084AF">
        <w:rPr>
          <w:rStyle w:val="Heading4Char"/>
        </w:rPr>
        <w:t>igure 6 shows</w:t>
      </w:r>
      <w:r w:rsidRPr="227084AF">
        <w:rPr>
          <w:rStyle w:val="Heading4Char"/>
        </w:rPr>
        <w:t xml:space="preserve"> </w:t>
      </w:r>
      <w:r w:rsidR="51234EAF" w:rsidRPr="227084AF">
        <w:rPr>
          <w:rStyle w:val="Heading4Char"/>
        </w:rPr>
        <w:t>m</w:t>
      </w:r>
      <w:r w:rsidRPr="227084AF">
        <w:rPr>
          <w:rStyle w:val="Heading4Char"/>
        </w:rPr>
        <w:t>ap of Nigeria show</w:t>
      </w:r>
      <w:r w:rsidR="016A83F9" w:rsidRPr="227084AF">
        <w:rPr>
          <w:rStyle w:val="Heading4Char"/>
        </w:rPr>
        <w:t>ing</w:t>
      </w:r>
      <w:r w:rsidRPr="227084AF">
        <w:rPr>
          <w:rStyle w:val="Heading4Char"/>
        </w:rPr>
        <w:t xml:space="preserve"> the g</w:t>
      </w:r>
      <w:r w:rsidR="502E11E1" w:rsidRPr="227084AF">
        <w:rPr>
          <w:rStyle w:val="Heading4Char"/>
        </w:rPr>
        <w:t>eophysical survey area</w:t>
      </w:r>
      <w:r w:rsidR="2BD23CF4" w:rsidRPr="227084AF">
        <w:rPr>
          <w:rStyle w:val="Heading4Char"/>
        </w:rPr>
        <w:t xml:space="preserve"> </w:t>
      </w:r>
      <w:r w:rsidR="4F9AA81B" w:rsidRPr="227084AF">
        <w:rPr>
          <w:rStyle w:val="Heading4Char"/>
        </w:rPr>
        <w:t>and mineral data coverage within the western block.</w:t>
      </w:r>
      <w:r w:rsidR="502E11E1" w:rsidRPr="227084AF">
        <w:rPr>
          <w:rStyle w:val="Heading4Char"/>
        </w:rPr>
        <w:t xml:space="preserve"> </w:t>
      </w:r>
    </w:p>
    <w:p w14:paraId="7368C24F" w14:textId="367EE81C" w:rsidR="4C99ECCF" w:rsidRDefault="4C99ECCF" w:rsidP="3968B211">
      <w:pPr>
        <w:tabs>
          <w:tab w:val="left" w:pos="2775"/>
        </w:tabs>
      </w:pPr>
      <w:r w:rsidRPr="3968B211">
        <w:rPr>
          <w:rStyle w:val="IntenseReference"/>
        </w:rPr>
        <w:t xml:space="preserve">2.2 </w:t>
      </w:r>
      <w:r w:rsidR="1F60A10F" w:rsidRPr="3968B211">
        <w:rPr>
          <w:rStyle w:val="IntenseReference"/>
        </w:rPr>
        <w:t>MAJOR OBJECTIVES AND MY DUTIES AS AN INTERN</w:t>
      </w:r>
    </w:p>
    <w:p w14:paraId="43D4A023" w14:textId="58C6A0FB" w:rsidR="35FF6BA0" w:rsidRDefault="35FF6BA0" w:rsidP="2AE76AD2">
      <w:pPr>
        <w:tabs>
          <w:tab w:val="left" w:pos="2775"/>
        </w:tabs>
      </w:pPr>
      <w:r>
        <w:t>As an intern</w:t>
      </w:r>
      <w:r w:rsidR="3AB858CB">
        <w:t xml:space="preserve"> in the geophysics department</w:t>
      </w:r>
      <w:r>
        <w:t xml:space="preserve"> with Xcalibur multiphysics</w:t>
      </w:r>
      <w:r w:rsidR="1D8613F8">
        <w:t>,</w:t>
      </w:r>
      <w:r w:rsidR="5CD8A024">
        <w:t xml:space="preserve"> coupled with my current MSc</w:t>
      </w:r>
      <w:r w:rsidR="5CFC0E05">
        <w:t>.,</w:t>
      </w:r>
      <w:r w:rsidR="5CD8A024">
        <w:t xml:space="preserve"> Program in Sustainability</w:t>
      </w:r>
      <w:r w:rsidR="1722CEA0">
        <w:t>,</w:t>
      </w:r>
      <w:r w:rsidR="5CD8A024">
        <w:t xml:space="preserve"> </w:t>
      </w:r>
      <w:r w:rsidR="7EF6F50B">
        <w:t>climate</w:t>
      </w:r>
      <w:r w:rsidR="5CD8A024">
        <w:t xml:space="preserve"> change </w:t>
      </w:r>
      <w:r w:rsidR="249A5157">
        <w:t>and the green economy and my background in Geophysics</w:t>
      </w:r>
      <w:r w:rsidR="15586371">
        <w:t>;</w:t>
      </w:r>
      <w:r>
        <w:t xml:space="preserve"> this means that I had to </w:t>
      </w:r>
      <w:r w:rsidR="10FC387D">
        <w:t>get training on the current software used by my host company to carry out geophysical processing and in</w:t>
      </w:r>
      <w:r w:rsidR="2560CB3E">
        <w:t>terpretation. I learnt how to use the GIS software to bu</w:t>
      </w:r>
      <w:r w:rsidR="5839B78D">
        <w:t xml:space="preserve">ild a </w:t>
      </w:r>
      <w:r w:rsidR="608F3058">
        <w:t>database</w:t>
      </w:r>
      <w:r w:rsidR="5839B78D">
        <w:t xml:space="preserve"> using previous geological </w:t>
      </w:r>
      <w:r w:rsidR="6C9E4A4E">
        <w:t>and geophysical maps</w:t>
      </w:r>
      <w:r w:rsidR="0BA40F62">
        <w:t>;</w:t>
      </w:r>
      <w:r w:rsidR="6C9E4A4E">
        <w:t xml:space="preserve"> I also </w:t>
      </w:r>
      <w:r w:rsidR="7F83D41F">
        <w:t>know</w:t>
      </w:r>
      <w:r w:rsidR="6C9E4A4E">
        <w:t xml:space="preserve"> how to use </w:t>
      </w:r>
      <w:r w:rsidR="61631C07">
        <w:t>GeoStudio</w:t>
      </w:r>
      <w:r w:rsidR="6C9E4A4E">
        <w:t xml:space="preserve"> in processing and interpreting</w:t>
      </w:r>
      <w:r w:rsidR="550D88E8">
        <w:t xml:space="preserve"> airborne magnetic and radiometric data</w:t>
      </w:r>
      <w:r w:rsidR="3B80BCCE">
        <w:t>;</w:t>
      </w:r>
      <w:r w:rsidR="22B19E5D">
        <w:t xml:space="preserve"> although I had </w:t>
      </w:r>
      <w:r w:rsidR="22624320">
        <w:t>pr</w:t>
      </w:r>
      <w:r w:rsidR="7E288F44">
        <w:t>ior</w:t>
      </w:r>
      <w:r w:rsidR="22B19E5D">
        <w:t xml:space="preserve"> knowledge of geological map </w:t>
      </w:r>
      <w:r w:rsidR="554198A7">
        <w:t>interpretation</w:t>
      </w:r>
      <w:r w:rsidR="22B19E5D">
        <w:t xml:space="preserve">, </w:t>
      </w:r>
      <w:r w:rsidR="605C5864">
        <w:t>this internship</w:t>
      </w:r>
      <w:r w:rsidR="22B19E5D">
        <w:t xml:space="preserve"> has made me bu</w:t>
      </w:r>
      <w:r w:rsidR="03B912AD">
        <w:t>ild more on that aspect</w:t>
      </w:r>
      <w:r w:rsidR="6099B86E">
        <w:t xml:space="preserve"> as well</w:t>
      </w:r>
      <w:r w:rsidR="03B912AD">
        <w:t>. That is not all</w:t>
      </w:r>
      <w:r w:rsidR="2D65E9AC">
        <w:t>;</w:t>
      </w:r>
      <w:r w:rsidR="03B912AD">
        <w:t xml:space="preserve"> another </w:t>
      </w:r>
      <w:r w:rsidR="7092DCF6">
        <w:t>primary</w:t>
      </w:r>
      <w:r w:rsidR="03B912AD">
        <w:t xml:space="preserve"> objective of m</w:t>
      </w:r>
      <w:r w:rsidR="092CAE45">
        <w:t xml:space="preserve">y job was to enable me </w:t>
      </w:r>
      <w:r w:rsidR="7076C1F6">
        <w:t>to</w:t>
      </w:r>
      <w:r w:rsidR="06ADFB99">
        <w:t xml:space="preserve"> </w:t>
      </w:r>
      <w:r w:rsidR="092CAE45">
        <w:t>build strength in geoscience as</w:t>
      </w:r>
      <w:r w:rsidR="720AB588">
        <w:t xml:space="preserve"> it forms the </w:t>
      </w:r>
      <w:r w:rsidR="69AC49E7">
        <w:t>basis</w:t>
      </w:r>
      <w:r w:rsidR="720AB588">
        <w:t xml:space="preserve"> for a sustainable multinational i</w:t>
      </w:r>
      <w:r w:rsidR="66C2EEC8">
        <w:t>nvestment in the mining sector</w:t>
      </w:r>
      <w:r w:rsidR="0B791957">
        <w:t xml:space="preserve"> and a </w:t>
      </w:r>
      <w:r w:rsidR="156E788D">
        <w:t xml:space="preserve">successful </w:t>
      </w:r>
      <w:r w:rsidR="0B791957">
        <w:t xml:space="preserve">environmentally friendly mineral </w:t>
      </w:r>
      <w:r w:rsidR="4C9C7361">
        <w:t xml:space="preserve">prospecting and </w:t>
      </w:r>
      <w:r w:rsidR="0B791957">
        <w:t>extraction.</w:t>
      </w:r>
    </w:p>
    <w:p w14:paraId="086B7312" w14:textId="62256407" w:rsidR="35FF6BA0" w:rsidRDefault="168A5D35" w:rsidP="2AE76AD2">
      <w:pPr>
        <w:tabs>
          <w:tab w:val="left" w:pos="2775"/>
        </w:tabs>
      </w:pPr>
      <w:r>
        <w:t xml:space="preserve">My </w:t>
      </w:r>
      <w:r w:rsidR="677610F5">
        <w:t>ma</w:t>
      </w:r>
      <w:r w:rsidR="6DDCA759">
        <w:t>in</w:t>
      </w:r>
      <w:r>
        <w:t xml:space="preserve"> duties and tasks in my job </w:t>
      </w:r>
      <w:r w:rsidR="677610F5">
        <w:t>w</w:t>
      </w:r>
      <w:r w:rsidR="4D2F19F2">
        <w:t>ere</w:t>
      </w:r>
      <w:r>
        <w:t xml:space="preserve"> to attend project </w:t>
      </w:r>
      <w:r w:rsidR="5E4C0E67">
        <w:t>meetings</w:t>
      </w:r>
      <w:r w:rsidR="15C8A9F8">
        <w:t xml:space="preserve"> with </w:t>
      </w:r>
      <w:r w:rsidR="21FC15ED">
        <w:t xml:space="preserve">the technical </w:t>
      </w:r>
      <w:r w:rsidR="43EACFC9">
        <w:t>staff</w:t>
      </w:r>
      <w:r w:rsidR="7568E73E">
        <w:t xml:space="preserve"> </w:t>
      </w:r>
      <w:r w:rsidR="15C8A9F8">
        <w:t xml:space="preserve">and </w:t>
      </w:r>
      <w:r w:rsidR="7568E73E">
        <w:t>tak</w:t>
      </w:r>
      <w:r w:rsidR="1DFF5E0C">
        <w:t>e</w:t>
      </w:r>
      <w:r w:rsidR="15C8A9F8">
        <w:t xml:space="preserve"> meeting minutes while also contributing t</w:t>
      </w:r>
      <w:r w:rsidR="6F004061">
        <w:t>o the project discussions</w:t>
      </w:r>
      <w:r w:rsidR="44124DF1">
        <w:t>;</w:t>
      </w:r>
      <w:r w:rsidR="6F004061">
        <w:t xml:space="preserve"> I also</w:t>
      </w:r>
      <w:r w:rsidR="1590320B">
        <w:t xml:space="preserve"> supported the project </w:t>
      </w:r>
      <w:r w:rsidR="1D654C8A">
        <w:t>staff</w:t>
      </w:r>
      <w:r w:rsidR="1590320B">
        <w:t xml:space="preserve"> onsite at the NGSA office in Abuja </w:t>
      </w:r>
      <w:r w:rsidR="25139470">
        <w:t>with data compilation, training coordination and keeping track of activi</w:t>
      </w:r>
      <w:r w:rsidR="0139D864">
        <w:t>ti</w:t>
      </w:r>
      <w:r w:rsidR="25139470">
        <w:t>es and client req</w:t>
      </w:r>
      <w:r w:rsidR="530BDDB7">
        <w:t>uests</w:t>
      </w:r>
      <w:r w:rsidR="74815BBD">
        <w:t>.</w:t>
      </w:r>
      <w:r w:rsidR="37A6FBB9">
        <w:t xml:space="preserve"> Th</w:t>
      </w:r>
      <w:r w:rsidR="764BE0EA">
        <w:t xml:space="preserve">e data compilation phase at the NGSA office was </w:t>
      </w:r>
      <w:r w:rsidR="4F2B4156">
        <w:t>critical</w:t>
      </w:r>
      <w:r w:rsidR="764BE0EA">
        <w:t xml:space="preserve"> as it</w:t>
      </w:r>
      <w:r w:rsidR="0DDCA251">
        <w:t xml:space="preserve"> helped to collate data from previously done geological, geop</w:t>
      </w:r>
      <w:r w:rsidR="79780F8F">
        <w:t xml:space="preserve">hysical and geochemical surveys within the western block </w:t>
      </w:r>
      <w:r w:rsidR="6A78DF4C">
        <w:t>(survey</w:t>
      </w:r>
      <w:r w:rsidR="2BD3FA1B">
        <w:t xml:space="preserve"> area)</w:t>
      </w:r>
      <w:r w:rsidR="79780F8F">
        <w:t xml:space="preserve"> and </w:t>
      </w:r>
      <w:r w:rsidR="323A907F">
        <w:t xml:space="preserve">could be used as </w:t>
      </w:r>
      <w:r w:rsidR="2465F470">
        <w:t>a</w:t>
      </w:r>
      <w:r w:rsidR="48AA7DEB">
        <w:t xml:space="preserve"> </w:t>
      </w:r>
      <w:r w:rsidR="323A907F">
        <w:t xml:space="preserve">base for thorough interpretation of </w:t>
      </w:r>
      <w:r w:rsidR="7550AED4">
        <w:t xml:space="preserve">the </w:t>
      </w:r>
      <w:r w:rsidR="323A907F">
        <w:t xml:space="preserve">present survey. </w:t>
      </w:r>
      <w:r w:rsidR="2C1B1EEC">
        <w:t xml:space="preserve">Additionally, I supported in writing activities </w:t>
      </w:r>
      <w:r w:rsidR="1922BAEE">
        <w:t>report</w:t>
      </w:r>
      <w:r w:rsidR="701B9A7A">
        <w:t>s</w:t>
      </w:r>
      <w:r w:rsidR="1922BAEE">
        <w:t xml:space="preserve"> </w:t>
      </w:r>
      <w:r w:rsidR="2C1B1EEC">
        <w:t xml:space="preserve">and </w:t>
      </w:r>
      <w:r w:rsidR="4C447A31">
        <w:t xml:space="preserve">supporting the staff in technical reports </w:t>
      </w:r>
      <w:r w:rsidR="1C3CF2E7">
        <w:t>prepar</w:t>
      </w:r>
      <w:r w:rsidR="2D98B983">
        <w:t>ed</w:t>
      </w:r>
      <w:r w:rsidR="4C447A31">
        <w:t xml:space="preserve"> for the project.</w:t>
      </w:r>
    </w:p>
    <w:p w14:paraId="4BAAFC34" w14:textId="058216F4" w:rsidR="35FF6BA0" w:rsidRDefault="35FF6BA0" w:rsidP="3968B211">
      <w:pPr>
        <w:tabs>
          <w:tab w:val="left" w:pos="2775"/>
        </w:tabs>
      </w:pPr>
    </w:p>
    <w:p w14:paraId="1EE1DEAD" w14:textId="01CF614C" w:rsidR="1AD1F7CE" w:rsidRDefault="1AD1F7CE" w:rsidP="3968B211">
      <w:pPr>
        <w:tabs>
          <w:tab w:val="left" w:pos="2775"/>
        </w:tabs>
      </w:pPr>
      <w:r w:rsidRPr="3968B211">
        <w:rPr>
          <w:rStyle w:val="IntenseReference"/>
        </w:rPr>
        <w:lastRenderedPageBreak/>
        <w:t>2.3 OVERVIEW OF OVERALL EXPERIENCE</w:t>
      </w:r>
    </w:p>
    <w:p w14:paraId="7C72D7D9" w14:textId="4663E0CF" w:rsidR="5883E233" w:rsidRDefault="5883E233" w:rsidP="3968B211">
      <w:pPr>
        <w:tabs>
          <w:tab w:val="left" w:pos="2775"/>
        </w:tabs>
      </w:pPr>
      <w:r>
        <w:t xml:space="preserve">Geological and geophysical data set as a guild </w:t>
      </w:r>
      <w:r w:rsidR="3A085847">
        <w:t>for successful</w:t>
      </w:r>
      <w:r w:rsidR="1378669E">
        <w:t xml:space="preserve"> mining and post</w:t>
      </w:r>
      <w:r w:rsidR="6AA2921B">
        <w:t>-</w:t>
      </w:r>
      <w:r w:rsidR="1378669E">
        <w:t>mining interventions at mitigating environmental and climate chang</w:t>
      </w:r>
      <w:r w:rsidR="6E080AB7">
        <w:t>e impacts</w:t>
      </w:r>
      <w:r w:rsidR="038CEE34">
        <w:t>, achieving sustainable local development and overall global economic developmen</w:t>
      </w:r>
      <w:r w:rsidR="4FC10718">
        <w:t>t. My experience working with Xcalibur Multiphysics opened my thoughts t</w:t>
      </w:r>
      <w:r w:rsidR="67CECA42">
        <w:t>o how important we need to reduce emissions at all levels in other to attai</w:t>
      </w:r>
      <w:r w:rsidR="14C55250">
        <w:t>n a net zero globally</w:t>
      </w:r>
      <w:r w:rsidR="38D82E97">
        <w:t>;</w:t>
      </w:r>
      <w:r w:rsidR="14C55250">
        <w:t xml:space="preserve"> I was </w:t>
      </w:r>
      <w:r w:rsidR="58C007D1">
        <w:t>most</w:t>
      </w:r>
      <w:r w:rsidR="14C55250">
        <w:t xml:space="preserve"> impressed</w:t>
      </w:r>
      <w:r w:rsidR="49D77278">
        <w:t xml:space="preserve"> by </w:t>
      </w:r>
      <w:r w:rsidR="70676421">
        <w:t>their environment, social and governance investing</w:t>
      </w:r>
      <w:r w:rsidR="14C55250">
        <w:t xml:space="preserve"> </w:t>
      </w:r>
      <w:r w:rsidR="58D6A2BB">
        <w:t>and making sure that even an airborne geophysical survey is carried out sustai</w:t>
      </w:r>
      <w:r w:rsidR="1C6AF163">
        <w:t>nabl</w:t>
      </w:r>
      <w:r w:rsidR="01951A55">
        <w:t>y</w:t>
      </w:r>
      <w:r w:rsidR="1C6AF163">
        <w:t xml:space="preserve"> with</w:t>
      </w:r>
      <w:r w:rsidR="14C55250">
        <w:t xml:space="preserve"> the</w:t>
      </w:r>
      <w:r w:rsidR="51E55FEC">
        <w:t xml:space="preserve"> use </w:t>
      </w:r>
      <w:r w:rsidR="393ECB65">
        <w:t xml:space="preserve">of cut edging </w:t>
      </w:r>
      <w:r w:rsidR="5CB18831">
        <w:t>aircraft</w:t>
      </w:r>
      <w:r w:rsidR="393ECB65">
        <w:t xml:space="preserve"> that uses </w:t>
      </w:r>
      <w:r w:rsidR="4494CB3F">
        <w:t>turbine</w:t>
      </w:r>
      <w:r w:rsidR="393ECB65">
        <w:t xml:space="preserve"> engine or the jet A1 fu</w:t>
      </w:r>
      <w:r w:rsidR="1E04D996">
        <w:t>el to</w:t>
      </w:r>
      <w:r w:rsidR="654258A6">
        <w:t xml:space="preserve"> acquire data at a low altitude</w:t>
      </w:r>
      <w:r w:rsidR="1BCC9AD5">
        <w:t xml:space="preserve"> with zero carbon emissions.</w:t>
      </w:r>
      <w:r w:rsidR="63D7B439">
        <w:t xml:space="preserve"> </w:t>
      </w:r>
    </w:p>
    <w:p w14:paraId="43B6521D" w14:textId="324C5E40" w:rsidR="358F5FB6" w:rsidRDefault="358F5FB6" w:rsidP="2AE76AD2">
      <w:pPr>
        <w:tabs>
          <w:tab w:val="left" w:pos="2775"/>
        </w:tabs>
      </w:pPr>
      <w:r>
        <w:t>The overall experience and my finding</w:t>
      </w:r>
      <w:r w:rsidR="1DAE2B17">
        <w:t>s</w:t>
      </w:r>
      <w:r>
        <w:t xml:space="preserve"> </w:t>
      </w:r>
      <w:r w:rsidR="344F760F">
        <w:t>have</w:t>
      </w:r>
      <w:r>
        <w:t xml:space="preserve"> also made me </w:t>
      </w:r>
      <w:r w:rsidR="2ADA323A">
        <w:t>realise</w:t>
      </w:r>
      <w:r>
        <w:t xml:space="preserve"> that the world is more focused </w:t>
      </w:r>
      <w:r w:rsidR="181C3A0E">
        <w:t xml:space="preserve">on locating and extracting mineral </w:t>
      </w:r>
      <w:r w:rsidR="38459553">
        <w:t>resour</w:t>
      </w:r>
      <w:r w:rsidR="43A55125">
        <w:t xml:space="preserve">ces </w:t>
      </w:r>
      <w:r w:rsidR="181C3A0E">
        <w:t xml:space="preserve">without adequate </w:t>
      </w:r>
      <w:r w:rsidR="3B0ACFBD">
        <w:t>consideration and</w:t>
      </w:r>
      <w:r w:rsidR="2972F39B">
        <w:t xml:space="preserve"> accountability for the emission associated with mining.</w:t>
      </w:r>
      <w:r w:rsidR="2DE8DFAB">
        <w:t xml:space="preserve"> </w:t>
      </w:r>
      <w:r w:rsidR="5C962F96">
        <w:t>Also,</w:t>
      </w:r>
      <w:r w:rsidR="2DE8DFAB">
        <w:t xml:space="preserve"> if the issue is not ad</w:t>
      </w:r>
      <w:r w:rsidR="16581E45">
        <w:t>d</w:t>
      </w:r>
      <w:r w:rsidR="2DE8DFAB">
        <w:t>ressed now</w:t>
      </w:r>
      <w:r w:rsidR="73822CD6">
        <w:t xml:space="preserve">, </w:t>
      </w:r>
      <w:r w:rsidR="2DE8DFAB">
        <w:t xml:space="preserve">there </w:t>
      </w:r>
      <w:r w:rsidR="0FF187E1">
        <w:t>i</w:t>
      </w:r>
      <w:r w:rsidR="6C17CBD4">
        <w:t>s a</w:t>
      </w:r>
      <w:r w:rsidR="0FF187E1">
        <w:t xml:space="preserve"> </w:t>
      </w:r>
      <w:r w:rsidR="5663F239">
        <w:t>high chance of more emissions</w:t>
      </w:r>
      <w:r w:rsidR="2DE8DFAB">
        <w:t xml:space="preserve"> being released thr</w:t>
      </w:r>
      <w:r w:rsidR="12AEEDDC">
        <w:t xml:space="preserve">ough mining due to </w:t>
      </w:r>
      <w:r w:rsidR="309F1548">
        <w:t xml:space="preserve">the demand </w:t>
      </w:r>
      <w:r w:rsidR="2FC47BED">
        <w:t>for</w:t>
      </w:r>
      <w:r w:rsidR="309F1548">
        <w:t xml:space="preserve"> these minerals for </w:t>
      </w:r>
      <w:r w:rsidR="56CF8661">
        <w:t>the</w:t>
      </w:r>
      <w:r w:rsidR="752B9DF4">
        <w:t xml:space="preserve"> </w:t>
      </w:r>
      <w:r w:rsidR="309F1548">
        <w:t>energy transition.</w:t>
      </w:r>
      <w:r w:rsidR="2972F39B">
        <w:t xml:space="preserve"> </w:t>
      </w:r>
      <w:r w:rsidR="71BA6EFD">
        <w:t xml:space="preserve"> </w:t>
      </w:r>
      <w:r w:rsidR="181C3A0E">
        <w:t xml:space="preserve"> </w:t>
      </w:r>
      <w:r>
        <w:t xml:space="preserve"> </w:t>
      </w:r>
      <w:r w:rsidR="1BCC9AD5">
        <w:t xml:space="preserve"> </w:t>
      </w:r>
    </w:p>
    <w:p w14:paraId="0DCBFAD4" w14:textId="2A97F2A4" w:rsidR="3968B211" w:rsidRDefault="3968B211" w:rsidP="3968B211">
      <w:pPr>
        <w:tabs>
          <w:tab w:val="left" w:pos="2775"/>
        </w:tabs>
        <w:rPr>
          <w:b/>
          <w:bCs/>
        </w:rPr>
      </w:pPr>
    </w:p>
    <w:p w14:paraId="1BB78F7B" w14:textId="2CFA6188" w:rsidR="3968B211" w:rsidRDefault="3968B211" w:rsidP="3968B211">
      <w:pPr>
        <w:tabs>
          <w:tab w:val="left" w:pos="2775"/>
        </w:tabs>
        <w:jc w:val="center"/>
        <w:rPr>
          <w:b/>
          <w:bCs/>
        </w:rPr>
      </w:pPr>
    </w:p>
    <w:p w14:paraId="57E1FBD0" w14:textId="11F50A4C" w:rsidR="3968B211" w:rsidRDefault="3968B211" w:rsidP="3968B211">
      <w:pPr>
        <w:tabs>
          <w:tab w:val="left" w:pos="2775"/>
        </w:tabs>
        <w:jc w:val="center"/>
        <w:rPr>
          <w:b/>
          <w:bCs/>
        </w:rPr>
      </w:pPr>
    </w:p>
    <w:p w14:paraId="7F2EBDA1" w14:textId="5377457A" w:rsidR="3968B211" w:rsidRDefault="3968B211" w:rsidP="3968B211">
      <w:pPr>
        <w:tabs>
          <w:tab w:val="left" w:pos="2775"/>
        </w:tabs>
        <w:jc w:val="center"/>
        <w:rPr>
          <w:b/>
          <w:bCs/>
        </w:rPr>
      </w:pPr>
    </w:p>
    <w:p w14:paraId="7123DF99" w14:textId="3625D6C5" w:rsidR="3968B211" w:rsidRDefault="3968B211" w:rsidP="3968B211">
      <w:pPr>
        <w:tabs>
          <w:tab w:val="left" w:pos="2775"/>
        </w:tabs>
        <w:jc w:val="center"/>
        <w:rPr>
          <w:b/>
          <w:bCs/>
        </w:rPr>
      </w:pPr>
    </w:p>
    <w:p w14:paraId="35231C47" w14:textId="40FAFD9A" w:rsidR="3968B211" w:rsidRDefault="3968B211" w:rsidP="3968B211">
      <w:pPr>
        <w:tabs>
          <w:tab w:val="left" w:pos="2775"/>
        </w:tabs>
        <w:jc w:val="center"/>
        <w:rPr>
          <w:b/>
          <w:bCs/>
        </w:rPr>
      </w:pPr>
    </w:p>
    <w:p w14:paraId="3422B4C1" w14:textId="22D3A4B8" w:rsidR="3968B211" w:rsidRDefault="3968B211" w:rsidP="3968B211">
      <w:pPr>
        <w:tabs>
          <w:tab w:val="left" w:pos="2775"/>
        </w:tabs>
        <w:jc w:val="center"/>
        <w:rPr>
          <w:b/>
          <w:bCs/>
        </w:rPr>
      </w:pPr>
    </w:p>
    <w:p w14:paraId="0A5B0B23" w14:textId="4665CE7F" w:rsidR="3968B211" w:rsidRDefault="3968B211" w:rsidP="3968B211">
      <w:pPr>
        <w:tabs>
          <w:tab w:val="left" w:pos="2775"/>
        </w:tabs>
        <w:jc w:val="center"/>
        <w:rPr>
          <w:b/>
          <w:bCs/>
        </w:rPr>
      </w:pPr>
    </w:p>
    <w:p w14:paraId="11C82A2D" w14:textId="69BC4FFE" w:rsidR="3968B211" w:rsidRDefault="3968B211" w:rsidP="3968B211">
      <w:pPr>
        <w:tabs>
          <w:tab w:val="left" w:pos="2775"/>
        </w:tabs>
        <w:jc w:val="center"/>
        <w:rPr>
          <w:b/>
          <w:bCs/>
        </w:rPr>
      </w:pPr>
    </w:p>
    <w:p w14:paraId="4EEE60C4" w14:textId="1DB1E4CA" w:rsidR="3968B211" w:rsidRDefault="3968B211" w:rsidP="3968B211">
      <w:pPr>
        <w:tabs>
          <w:tab w:val="left" w:pos="2775"/>
        </w:tabs>
        <w:jc w:val="center"/>
        <w:rPr>
          <w:b/>
          <w:bCs/>
        </w:rPr>
      </w:pPr>
    </w:p>
    <w:p w14:paraId="7F3AF3C2" w14:textId="39591094" w:rsidR="3968B211" w:rsidRDefault="3968B211" w:rsidP="3968B211">
      <w:pPr>
        <w:tabs>
          <w:tab w:val="left" w:pos="2775"/>
        </w:tabs>
        <w:jc w:val="center"/>
        <w:rPr>
          <w:b/>
          <w:bCs/>
        </w:rPr>
      </w:pPr>
    </w:p>
    <w:p w14:paraId="451FBF8D" w14:textId="77A8BAE3" w:rsidR="3968B211" w:rsidRDefault="3968B211" w:rsidP="3968B211">
      <w:pPr>
        <w:tabs>
          <w:tab w:val="left" w:pos="2775"/>
        </w:tabs>
        <w:jc w:val="center"/>
        <w:rPr>
          <w:b/>
          <w:bCs/>
        </w:rPr>
      </w:pPr>
    </w:p>
    <w:p w14:paraId="2422AD26" w14:textId="7BD50DB0" w:rsidR="3968B211" w:rsidRDefault="3968B211" w:rsidP="3968B211">
      <w:pPr>
        <w:tabs>
          <w:tab w:val="left" w:pos="2775"/>
        </w:tabs>
        <w:jc w:val="center"/>
        <w:rPr>
          <w:b/>
          <w:bCs/>
        </w:rPr>
      </w:pPr>
    </w:p>
    <w:p w14:paraId="34FB7C4A" w14:textId="21214A5F" w:rsidR="3968B211" w:rsidRDefault="3968B211" w:rsidP="3968B211">
      <w:pPr>
        <w:tabs>
          <w:tab w:val="left" w:pos="2775"/>
        </w:tabs>
        <w:jc w:val="center"/>
        <w:rPr>
          <w:b/>
          <w:bCs/>
        </w:rPr>
      </w:pPr>
    </w:p>
    <w:p w14:paraId="43C789E4" w14:textId="72E6AE00" w:rsidR="3968B211" w:rsidRDefault="3968B211" w:rsidP="3968B211">
      <w:pPr>
        <w:tabs>
          <w:tab w:val="left" w:pos="2775"/>
        </w:tabs>
        <w:jc w:val="center"/>
        <w:rPr>
          <w:b/>
          <w:bCs/>
        </w:rPr>
      </w:pPr>
    </w:p>
    <w:p w14:paraId="0D19254E" w14:textId="25DEB660" w:rsidR="3968B211" w:rsidRDefault="3968B211" w:rsidP="2AE76AD2">
      <w:pPr>
        <w:tabs>
          <w:tab w:val="left" w:pos="2775"/>
        </w:tabs>
        <w:jc w:val="center"/>
        <w:rPr>
          <w:b/>
          <w:bCs/>
        </w:rPr>
      </w:pPr>
    </w:p>
    <w:p w14:paraId="1F0F09F2" w14:textId="3485F031" w:rsidR="3968B211" w:rsidRDefault="3968B211" w:rsidP="2AE76AD2">
      <w:pPr>
        <w:tabs>
          <w:tab w:val="left" w:pos="2775"/>
        </w:tabs>
        <w:jc w:val="center"/>
        <w:rPr>
          <w:b/>
          <w:bCs/>
        </w:rPr>
      </w:pPr>
    </w:p>
    <w:p w14:paraId="5B29EE69" w14:textId="44FDD34A" w:rsidR="3968B211" w:rsidRDefault="3968B211" w:rsidP="2AE76AD2">
      <w:pPr>
        <w:tabs>
          <w:tab w:val="left" w:pos="2775"/>
        </w:tabs>
        <w:jc w:val="center"/>
        <w:rPr>
          <w:b/>
          <w:bCs/>
        </w:rPr>
      </w:pPr>
    </w:p>
    <w:p w14:paraId="1438979E" w14:textId="459DFCE0" w:rsidR="3968B211" w:rsidRDefault="3968B211" w:rsidP="3968B211">
      <w:pPr>
        <w:tabs>
          <w:tab w:val="left" w:pos="2775"/>
        </w:tabs>
        <w:jc w:val="center"/>
        <w:rPr>
          <w:b/>
          <w:bCs/>
        </w:rPr>
      </w:pPr>
    </w:p>
    <w:p w14:paraId="442A2362" w14:textId="1060C438" w:rsidR="227084AF" w:rsidRDefault="227084AF" w:rsidP="227084AF">
      <w:pPr>
        <w:tabs>
          <w:tab w:val="left" w:pos="2775"/>
        </w:tabs>
        <w:jc w:val="center"/>
        <w:rPr>
          <w:b/>
          <w:bCs/>
        </w:rPr>
      </w:pPr>
    </w:p>
    <w:p w14:paraId="138E86CB" w14:textId="0382E74C" w:rsidR="35C8524A" w:rsidRDefault="35C8524A" w:rsidP="35C8524A">
      <w:pPr>
        <w:tabs>
          <w:tab w:val="left" w:pos="2775"/>
        </w:tabs>
        <w:jc w:val="center"/>
        <w:rPr>
          <w:b/>
          <w:bCs/>
        </w:rPr>
      </w:pPr>
    </w:p>
    <w:p w14:paraId="323BEF27" w14:textId="32C3F7BC" w:rsidR="3968B211" w:rsidRDefault="71FA3016" w:rsidP="3968B211">
      <w:pPr>
        <w:tabs>
          <w:tab w:val="left" w:pos="2775"/>
        </w:tabs>
        <w:jc w:val="center"/>
        <w:rPr>
          <w:b/>
          <w:bCs/>
        </w:rPr>
      </w:pPr>
      <w:r w:rsidRPr="2AE76AD2">
        <w:rPr>
          <w:rStyle w:val="IntenseReference"/>
        </w:rPr>
        <w:lastRenderedPageBreak/>
        <w:t>CHAPTER THREE – CLIMATE-SMART MINI</w:t>
      </w:r>
      <w:r w:rsidR="3B1564F4" w:rsidRPr="2AE76AD2">
        <w:rPr>
          <w:rStyle w:val="IntenseReference"/>
        </w:rPr>
        <w:t xml:space="preserve">NG IN NIGERIA </w:t>
      </w:r>
    </w:p>
    <w:p w14:paraId="4D3347DD" w14:textId="69436499" w:rsidR="0695B34A" w:rsidRDefault="0695B34A" w:rsidP="2AE76AD2">
      <w:pPr>
        <w:tabs>
          <w:tab w:val="left" w:pos="2775"/>
        </w:tabs>
      </w:pPr>
      <w:r>
        <w:t>The future climate-smart mining in Nigeria</w:t>
      </w:r>
      <w:r w:rsidR="665F76C8">
        <w:t xml:space="preserve"> has been of so much interest to me since the start of my internshi</w:t>
      </w:r>
      <w:r w:rsidR="1031008F">
        <w:t xml:space="preserve">p as </w:t>
      </w:r>
      <w:r w:rsidR="1A475423">
        <w:t>a</w:t>
      </w:r>
      <w:r w:rsidR="0C580E6D">
        <w:t xml:space="preserve"> </w:t>
      </w:r>
      <w:r w:rsidR="1031008F">
        <w:t xml:space="preserve">mineral </w:t>
      </w:r>
      <w:r w:rsidR="5B1EE066">
        <w:t>prospecting project</w:t>
      </w:r>
      <w:r w:rsidR="1031008F">
        <w:t xml:space="preserve"> in Nigeria </w:t>
      </w:r>
      <w:r w:rsidR="1E0FDD8E">
        <w:t>done by my host company gave me more insi</w:t>
      </w:r>
      <w:r w:rsidR="3D194F82">
        <w:t>ght</w:t>
      </w:r>
      <w:r w:rsidR="1E0FDD8E">
        <w:t xml:space="preserve"> </w:t>
      </w:r>
      <w:r w:rsidR="3736EB40">
        <w:t>in</w:t>
      </w:r>
      <w:r w:rsidR="1E0FDD8E">
        <w:t>to</w:t>
      </w:r>
      <w:r w:rsidR="6A3C2021">
        <w:t xml:space="preserve"> the</w:t>
      </w:r>
      <w:r w:rsidR="1E0FDD8E">
        <w:t xml:space="preserve"> importance of</w:t>
      </w:r>
      <w:r w:rsidR="0A406333">
        <w:t xml:space="preserve"> predicting future </w:t>
      </w:r>
      <w:r w:rsidR="49C04CE9">
        <w:t>emission</w:t>
      </w:r>
      <w:r w:rsidR="3E179B2B">
        <w:t>s</w:t>
      </w:r>
      <w:r w:rsidR="0A406333">
        <w:t xml:space="preserve"> due to the tendency of high extraction activities</w:t>
      </w:r>
      <w:r w:rsidR="170D8FFB">
        <w:t xml:space="preserve"> for </w:t>
      </w:r>
      <w:r w:rsidR="4703AB0A">
        <w:t>the</w:t>
      </w:r>
      <w:r w:rsidR="25CCA144">
        <w:t xml:space="preserve"> </w:t>
      </w:r>
      <w:r w:rsidR="170D8FFB">
        <w:t>energy transition in the future.</w:t>
      </w:r>
      <w:r w:rsidR="14D5DADC">
        <w:t xml:space="preserve"> </w:t>
      </w:r>
      <w:r w:rsidR="1031008F">
        <w:t xml:space="preserve">  </w:t>
      </w:r>
    </w:p>
    <w:p w14:paraId="745A01DD" w14:textId="4BB53877" w:rsidR="2700C7B3" w:rsidRDefault="2700C7B3" w:rsidP="2AE76AD2">
      <w:pPr>
        <w:tabs>
          <w:tab w:val="left" w:pos="2775"/>
        </w:tabs>
        <w:rPr>
          <w:rStyle w:val="IntenseReference"/>
        </w:rPr>
      </w:pPr>
      <w:r w:rsidRPr="2AE76AD2">
        <w:rPr>
          <w:rStyle w:val="IntenseReference"/>
        </w:rPr>
        <w:t>3.1 METHODOLOGY</w:t>
      </w:r>
    </w:p>
    <w:p w14:paraId="58C70AF7" w14:textId="73A99AA5" w:rsidR="761ED59B" w:rsidRDefault="761ED59B" w:rsidP="2AE76AD2">
      <w:pPr>
        <w:tabs>
          <w:tab w:val="left" w:pos="2775"/>
        </w:tabs>
      </w:pPr>
      <w:r>
        <w:t xml:space="preserve">The methods used in this study </w:t>
      </w:r>
      <w:r w:rsidR="6EB7178E">
        <w:t>involve</w:t>
      </w:r>
      <w:r>
        <w:t>;</w:t>
      </w:r>
    </w:p>
    <w:p w14:paraId="48F1CA9A" w14:textId="039038C3" w:rsidR="761ED59B" w:rsidRDefault="7F85C126" w:rsidP="2AE76AD2">
      <w:pPr>
        <w:tabs>
          <w:tab w:val="left" w:pos="2775"/>
        </w:tabs>
        <w:ind w:left="720"/>
      </w:pPr>
      <w:r w:rsidRPr="0B39394F">
        <w:rPr>
          <w:rStyle w:val="IntenseReference"/>
        </w:rPr>
        <w:t>3.1.1</w:t>
      </w:r>
      <w:r w:rsidR="761ED59B" w:rsidRPr="2AE76AD2">
        <w:rPr>
          <w:rStyle w:val="IntenseReference"/>
        </w:rPr>
        <w:t xml:space="preserve"> </w:t>
      </w:r>
      <w:r w:rsidR="2DA26A9C" w:rsidRPr="2AE76AD2">
        <w:rPr>
          <w:rStyle w:val="IntenseReference"/>
        </w:rPr>
        <w:t>Airborne g</w:t>
      </w:r>
      <w:r w:rsidR="761ED59B" w:rsidRPr="2AE76AD2">
        <w:rPr>
          <w:rStyle w:val="IntenseReference"/>
        </w:rPr>
        <w:t>eophysical survey</w:t>
      </w:r>
    </w:p>
    <w:p w14:paraId="277F5139" w14:textId="47B37DAB" w:rsidR="0450E604" w:rsidRDefault="0450E604" w:rsidP="2AE76AD2">
      <w:pPr>
        <w:tabs>
          <w:tab w:val="left" w:pos="2775"/>
        </w:tabs>
        <w:ind w:left="720"/>
      </w:pPr>
      <w:r>
        <w:t>The mineral exploration in Nigeria</w:t>
      </w:r>
      <w:r w:rsidR="4F65AA65">
        <w:t>,</w:t>
      </w:r>
      <w:r>
        <w:t xml:space="preserve"> which my host company, Xcalibur Multiphysics</w:t>
      </w:r>
      <w:r w:rsidR="269C84E3">
        <w:t>,</w:t>
      </w:r>
      <w:r w:rsidR="04F4CC52">
        <w:t xml:space="preserve"> handled</w:t>
      </w:r>
      <w:r w:rsidR="2370563E">
        <w:t>,</w:t>
      </w:r>
      <w:r>
        <w:t xml:space="preserve"> was done using the </w:t>
      </w:r>
      <w:r w:rsidR="36ACD08F">
        <w:t>airborne geophysical survey method</w:t>
      </w:r>
      <w:r w:rsidR="7854D148">
        <w:t>;</w:t>
      </w:r>
      <w:r w:rsidR="36ACD08F">
        <w:t xml:space="preserve"> </w:t>
      </w:r>
      <w:proofErr w:type="spellStart"/>
      <w:r w:rsidR="71BF9FFF">
        <w:t>Cornwell</w:t>
      </w:r>
      <w:proofErr w:type="spellEnd"/>
      <w:r w:rsidR="71BF9FFF">
        <w:t xml:space="preserve"> et al. 1995, </w:t>
      </w:r>
      <w:r w:rsidR="5D59FAA7">
        <w:t>explain</w:t>
      </w:r>
      <w:r w:rsidR="71BF9FFF">
        <w:t xml:space="preserve"> that airborne geophysical sur</w:t>
      </w:r>
      <w:r w:rsidR="41A3F58E">
        <w:t>vey</w:t>
      </w:r>
      <w:r w:rsidR="71BF9FFF">
        <w:t xml:space="preserve"> is </w:t>
      </w:r>
      <w:r w:rsidR="02065BDF">
        <w:t>particularly</w:t>
      </w:r>
      <w:r w:rsidR="71BF9FFF">
        <w:t xml:space="preserve"> imp</w:t>
      </w:r>
      <w:r w:rsidR="3E77EB06">
        <w:t>ortant for mineral exploration because it gives a high</w:t>
      </w:r>
      <w:r w:rsidR="7F12680F">
        <w:t>-</w:t>
      </w:r>
      <w:r w:rsidR="3E77EB06">
        <w:t>resolu</w:t>
      </w:r>
      <w:r w:rsidR="7D1CD037">
        <w:t xml:space="preserve">tion </w:t>
      </w:r>
      <w:r w:rsidR="2C3E5304">
        <w:t>magnetic</w:t>
      </w:r>
      <w:r w:rsidR="7D1CD037">
        <w:t xml:space="preserve">, electromagnetic and radiometric data of the subsurface </w:t>
      </w:r>
      <w:r w:rsidR="20F68C44">
        <w:t xml:space="preserve">in a low flight altitude and </w:t>
      </w:r>
      <w:r w:rsidR="2C6D2138">
        <w:t>within few</w:t>
      </w:r>
      <w:r w:rsidR="63EBA941">
        <w:t xml:space="preserve"> </w:t>
      </w:r>
      <w:r w:rsidR="12F11522">
        <w:t>hundred</w:t>
      </w:r>
      <w:r w:rsidR="63EBA941">
        <w:t xml:space="preserve"> metres line spacing.</w:t>
      </w:r>
      <w:r w:rsidR="7F50E2FB">
        <w:t xml:space="preserve"> </w:t>
      </w:r>
      <w:r w:rsidR="314D11C7">
        <w:t xml:space="preserve">In a more detailed explanation of </w:t>
      </w:r>
      <w:r w:rsidR="7992F51B">
        <w:t xml:space="preserve">how the system works, </w:t>
      </w:r>
      <w:proofErr w:type="spellStart"/>
      <w:r w:rsidR="7992F51B">
        <w:t>Seimon</w:t>
      </w:r>
      <w:proofErr w:type="spellEnd"/>
      <w:r w:rsidR="7992F51B">
        <w:t xml:space="preserve"> et al., 2020 </w:t>
      </w:r>
      <w:r w:rsidR="61F3FA9B">
        <w:t>broadly discussed</w:t>
      </w:r>
      <w:r w:rsidR="3837DA4D">
        <w:t xml:space="preserve"> how the</w:t>
      </w:r>
      <w:r w:rsidR="4FC89BB3">
        <w:t xml:space="preserve"> </w:t>
      </w:r>
      <w:r w:rsidR="1119BB1C">
        <w:t>survey system works</w:t>
      </w:r>
      <w:r w:rsidR="512B12C7">
        <w:t>;</w:t>
      </w:r>
      <w:r w:rsidR="1119BB1C">
        <w:t xml:space="preserve"> </w:t>
      </w:r>
      <w:r w:rsidR="28AA7C82">
        <w:t xml:space="preserve">depending on what kind of survey you want </w:t>
      </w:r>
      <w:r w:rsidR="4A17800E">
        <w:t xml:space="preserve">to </w:t>
      </w:r>
      <w:r w:rsidR="28AA7C82">
        <w:t xml:space="preserve">achieve, the </w:t>
      </w:r>
      <w:r w:rsidR="674F61B3">
        <w:t xml:space="preserve">most used </w:t>
      </w:r>
      <w:r w:rsidR="28AA7C82">
        <w:t>ones are magnet</w:t>
      </w:r>
      <w:r w:rsidR="797AC09B">
        <w:t xml:space="preserve">ic, radiometric and electromagnetic </w:t>
      </w:r>
      <w:r w:rsidR="592F7537">
        <w:t>survey</w:t>
      </w:r>
      <w:r w:rsidR="3EA277A5">
        <w:t>s</w:t>
      </w:r>
      <w:r w:rsidR="592F7537">
        <w:t>.</w:t>
      </w:r>
      <w:r w:rsidR="1F8DB081">
        <w:t xml:space="preserve"> Th</w:t>
      </w:r>
      <w:r w:rsidR="61E2F679">
        <w:t>is</w:t>
      </w:r>
      <w:r w:rsidR="1F8DB081">
        <w:t xml:space="preserve"> </w:t>
      </w:r>
      <w:r w:rsidR="6F0872C7">
        <w:t>is</w:t>
      </w:r>
      <w:r w:rsidR="1F8DB081">
        <w:t xml:space="preserve"> done by mounting a magnetometer, gamma ray spectrometer or </w:t>
      </w:r>
      <w:r w:rsidR="22B9DF26">
        <w:t>electromagnetic device on the helicopter together with a GPS</w:t>
      </w:r>
      <w:r w:rsidR="521BE002">
        <w:t>. M</w:t>
      </w:r>
      <w:r w:rsidR="3EE4BE56">
        <w:t>ost</w:t>
      </w:r>
      <w:r w:rsidR="7C29ED7C">
        <w:t xml:space="preserve"> often</w:t>
      </w:r>
      <w:r w:rsidR="440FAA8B">
        <w:t>,</w:t>
      </w:r>
      <w:r w:rsidR="7C29ED7C">
        <w:t xml:space="preserve"> a survey line spacing</w:t>
      </w:r>
      <w:r w:rsidR="41356912">
        <w:t xml:space="preserve"> and flight height</w:t>
      </w:r>
      <w:r w:rsidR="7C29ED7C">
        <w:t xml:space="preserve"> wou</w:t>
      </w:r>
      <w:r w:rsidR="318B53BF">
        <w:t>ld be designed for the surve</w:t>
      </w:r>
      <w:r w:rsidR="479BFF76">
        <w:t xml:space="preserve">y. They also explained that the magnetometer </w:t>
      </w:r>
      <w:r w:rsidR="36590E40">
        <w:t xml:space="preserve">records magnetic anomalies by creating a magnetic </w:t>
      </w:r>
      <w:r w:rsidR="7D9DBDAE">
        <w:t xml:space="preserve">field between the </w:t>
      </w:r>
      <w:r w:rsidR="7C1FEB43">
        <w:t>anomaly</w:t>
      </w:r>
      <w:r w:rsidR="6F9FC151">
        <w:t xml:space="preserve"> source in the subsurface, the </w:t>
      </w:r>
      <w:r w:rsidR="7D9DBDAE">
        <w:t>main field</w:t>
      </w:r>
      <w:r w:rsidR="1B951579">
        <w:t xml:space="preserve"> and the </w:t>
      </w:r>
      <w:r w:rsidR="7D9DBDAE">
        <w:t>d</w:t>
      </w:r>
      <w:r w:rsidR="1136177F">
        <w:t>i</w:t>
      </w:r>
      <w:r w:rsidR="7D9DBDAE">
        <w:t xml:space="preserve">urnal </w:t>
      </w:r>
      <w:r w:rsidR="47AB04F4">
        <w:t>variation</w:t>
      </w:r>
      <w:r w:rsidR="1BAA6016">
        <w:t>,</w:t>
      </w:r>
      <w:r w:rsidR="70796D8A">
        <w:t xml:space="preserve"> while the electromagnetic devi</w:t>
      </w:r>
      <w:r w:rsidR="22473534">
        <w:t xml:space="preserve">ce generates </w:t>
      </w:r>
      <w:r w:rsidR="4823DFEC">
        <w:t>a</w:t>
      </w:r>
      <w:r w:rsidR="6FFDA034">
        <w:t xml:space="preserve"> </w:t>
      </w:r>
      <w:r w:rsidR="22473534">
        <w:t xml:space="preserve">magnetic </w:t>
      </w:r>
      <w:r w:rsidR="6FFDA034">
        <w:t>dip</w:t>
      </w:r>
      <w:r w:rsidR="55CC40C9">
        <w:t>ole</w:t>
      </w:r>
      <w:r w:rsidR="22473534">
        <w:t xml:space="preserve"> fiel</w:t>
      </w:r>
      <w:r w:rsidR="4A82E684">
        <w:t>d by using a tra</w:t>
      </w:r>
      <w:r w:rsidR="361E53C3">
        <w:t>nsmitter</w:t>
      </w:r>
      <w:r w:rsidR="731FBCE2">
        <w:t>;</w:t>
      </w:r>
      <w:r w:rsidR="361E53C3">
        <w:t xml:space="preserve"> this then produces </w:t>
      </w:r>
      <w:r w:rsidR="6CD8C221">
        <w:t>an</w:t>
      </w:r>
      <w:r w:rsidR="2439EC30">
        <w:t xml:space="preserve"> </w:t>
      </w:r>
      <w:r w:rsidR="271F2380">
        <w:t xml:space="preserve">eddy </w:t>
      </w:r>
      <w:r w:rsidR="361E53C3">
        <w:t xml:space="preserve">current </w:t>
      </w:r>
      <w:r w:rsidR="687A3E4E">
        <w:t>in a conductive</w:t>
      </w:r>
      <w:r w:rsidR="47CCB0E7">
        <w:t xml:space="preserve"> subsurface</w:t>
      </w:r>
      <w:r w:rsidR="687A3E4E">
        <w:t xml:space="preserve"> </w:t>
      </w:r>
      <w:r w:rsidR="015EB769">
        <w:t>anomaly</w:t>
      </w:r>
      <w:r w:rsidR="687A3E4E">
        <w:t>.</w:t>
      </w:r>
      <w:r w:rsidR="706834D9">
        <w:t xml:space="preserve"> </w:t>
      </w:r>
      <w:r w:rsidR="3D1366F3">
        <w:t>Finally,</w:t>
      </w:r>
      <w:r w:rsidR="29813311">
        <w:t xml:space="preserve"> the gamma</w:t>
      </w:r>
      <w:r w:rsidR="4A0047E7">
        <w:t>-</w:t>
      </w:r>
      <w:r w:rsidR="29813311">
        <w:t xml:space="preserve">ray spectrometer is said to </w:t>
      </w:r>
      <w:r w:rsidR="21D244C6">
        <w:t>measure radioactiv</w:t>
      </w:r>
      <w:r w:rsidR="1C65D98C">
        <w:t>e reactions</w:t>
      </w:r>
      <w:r w:rsidR="21D244C6">
        <w:t xml:space="preserve"> within the shallow </w:t>
      </w:r>
      <w:r w:rsidR="66F15987">
        <w:t>subsurface</w:t>
      </w:r>
      <w:r w:rsidR="21D244C6">
        <w:t xml:space="preserve"> of the earth</w:t>
      </w:r>
      <w:r w:rsidR="43AF92B0">
        <w:t>;</w:t>
      </w:r>
      <w:r w:rsidR="21D244C6">
        <w:t xml:space="preserve"> </w:t>
      </w:r>
      <w:r w:rsidR="6CC0249D">
        <w:t xml:space="preserve">three </w:t>
      </w:r>
      <w:r w:rsidR="080146CB">
        <w:t>common</w:t>
      </w:r>
      <w:r w:rsidR="6CC0249D">
        <w:t xml:space="preserve"> </w:t>
      </w:r>
      <w:r w:rsidR="21D244C6">
        <w:t xml:space="preserve">radioactive </w:t>
      </w:r>
      <w:r w:rsidR="66598E39">
        <w:t>elements</w:t>
      </w:r>
      <w:r w:rsidR="6E494D64">
        <w:t xml:space="preserve"> also induce it</w:t>
      </w:r>
      <w:r w:rsidR="2D75AB6B">
        <w:t xml:space="preserve">; Potassium, Uranium and Thorium. </w:t>
      </w:r>
    </w:p>
    <w:p w14:paraId="2424F8F8" w14:textId="04227487" w:rsidR="2AE76AD2" w:rsidRDefault="7F09D22F" w:rsidP="5600670E">
      <w:pPr>
        <w:tabs>
          <w:tab w:val="left" w:pos="2775"/>
        </w:tabs>
        <w:ind w:left="720"/>
      </w:pPr>
      <w:r>
        <w:t>Although the Nigeri</w:t>
      </w:r>
      <w:r w:rsidR="04C6DF0C">
        <w:t xml:space="preserve">a project only </w:t>
      </w:r>
      <w:r w:rsidR="30AC85EA">
        <w:t>involve</w:t>
      </w:r>
      <w:r w:rsidR="3884E983">
        <w:t>d</w:t>
      </w:r>
      <w:r w:rsidR="04C6DF0C">
        <w:t xml:space="preserve"> magnetic and radiometric </w:t>
      </w:r>
      <w:r w:rsidR="30AC85EA">
        <w:t>survey</w:t>
      </w:r>
      <w:r w:rsidR="73FDA00F">
        <w:t>s</w:t>
      </w:r>
      <w:r w:rsidR="2ECFD585">
        <w:t>,</w:t>
      </w:r>
      <w:r w:rsidR="2E8694C9">
        <w:t xml:space="preserve"> </w:t>
      </w:r>
      <w:r w:rsidR="11F4F7DA">
        <w:t xml:space="preserve">a </w:t>
      </w:r>
      <w:r w:rsidR="4FDDF0B2">
        <w:t xml:space="preserve">previous airborne </w:t>
      </w:r>
      <w:r w:rsidR="2E8694C9">
        <w:t>s</w:t>
      </w:r>
      <w:r w:rsidR="32A28541">
        <w:t>tudy</w:t>
      </w:r>
      <w:r w:rsidR="4FDDF0B2">
        <w:t xml:space="preserve"> ha</w:t>
      </w:r>
      <w:r w:rsidR="6D51165A">
        <w:t>d</w:t>
      </w:r>
      <w:r w:rsidR="4FDDF0B2">
        <w:t xml:space="preserve"> been done </w:t>
      </w:r>
      <w:r w:rsidR="11EC499C">
        <w:t>i</w:t>
      </w:r>
      <w:r w:rsidR="2E8694C9">
        <w:t>n</w:t>
      </w:r>
      <w:r w:rsidR="4FDDF0B2">
        <w:t xml:space="preserve"> the </w:t>
      </w:r>
      <w:r w:rsidR="56BA801E">
        <w:t>area</w:t>
      </w:r>
      <w:r w:rsidR="3C860456">
        <w:t>. Still,</w:t>
      </w:r>
      <w:r w:rsidR="04C6DF0C">
        <w:t xml:space="preserve"> </w:t>
      </w:r>
      <w:r w:rsidR="17F20D5C">
        <w:t xml:space="preserve">the current </w:t>
      </w:r>
      <w:r w:rsidR="4EEBF6A8">
        <w:t>poll</w:t>
      </w:r>
      <w:r w:rsidR="17F20D5C">
        <w:t xml:space="preserve"> intend</w:t>
      </w:r>
      <w:r w:rsidR="3A782C30">
        <w:t>s</w:t>
      </w:r>
      <w:r w:rsidR="17F20D5C">
        <w:t xml:space="preserve"> to produce a better resolution by using a less</w:t>
      </w:r>
      <w:r w:rsidR="38C32854">
        <w:t>er</w:t>
      </w:r>
      <w:r w:rsidR="17F20D5C">
        <w:t xml:space="preserve"> line spacing o</w:t>
      </w:r>
      <w:r w:rsidR="6DD5487C">
        <w:t xml:space="preserve">f 100 meters and </w:t>
      </w:r>
      <w:r w:rsidR="72EF8949">
        <w:t>environmentally friendly</w:t>
      </w:r>
      <w:r w:rsidR="6DD5487C">
        <w:t xml:space="preserve"> </w:t>
      </w:r>
      <w:r w:rsidR="12303976">
        <w:t>aircraft</w:t>
      </w:r>
      <w:r w:rsidR="4A1905EA">
        <w:t xml:space="preserve"> to determine the mineralogy of the survey si</w:t>
      </w:r>
      <w:r w:rsidR="6E4B4184">
        <w:t>tes. T</w:t>
      </w:r>
      <w:r w:rsidR="04C6DF0C">
        <w:t xml:space="preserve">he </w:t>
      </w:r>
      <w:r w:rsidR="59E6AEC3">
        <w:t xml:space="preserve">magnetic and radiometric </w:t>
      </w:r>
      <w:r w:rsidR="04C6DF0C">
        <w:t>signal</w:t>
      </w:r>
      <w:r w:rsidR="6F1D6AC8">
        <w:t>s</w:t>
      </w:r>
      <w:r w:rsidR="04C6DF0C">
        <w:t xml:space="preserve"> </w:t>
      </w:r>
      <w:r w:rsidR="54044A81">
        <w:t>derived</w:t>
      </w:r>
      <w:r w:rsidR="04C6DF0C">
        <w:t xml:space="preserve"> from the survey </w:t>
      </w:r>
      <w:r w:rsidR="30AC85EA">
        <w:t>w</w:t>
      </w:r>
      <w:r w:rsidR="6D9709AB">
        <w:t>ere</w:t>
      </w:r>
      <w:r w:rsidR="04C6DF0C">
        <w:t xml:space="preserve"> </w:t>
      </w:r>
      <w:r w:rsidR="79021687">
        <w:t>taken for further processing and interpretation.</w:t>
      </w:r>
    </w:p>
    <w:p w14:paraId="6B93DFBC" w14:textId="1204C32C" w:rsidR="00031583" w:rsidRDefault="6C629137" w:rsidP="2AE76AD2">
      <w:pPr>
        <w:tabs>
          <w:tab w:val="left" w:pos="2775"/>
        </w:tabs>
        <w:ind w:left="720"/>
      </w:pPr>
      <w:r w:rsidRPr="0B39394F">
        <w:rPr>
          <w:rStyle w:val="IntenseReference"/>
        </w:rPr>
        <w:t>3.1.2</w:t>
      </w:r>
      <w:r w:rsidR="196AF5D4" w:rsidRPr="2AE76AD2">
        <w:rPr>
          <w:rStyle w:val="IntenseReference"/>
        </w:rPr>
        <w:t xml:space="preserve"> </w:t>
      </w:r>
      <w:r w:rsidR="2C58CE14" w:rsidRPr="2AE76AD2">
        <w:rPr>
          <w:rStyle w:val="IntenseReference"/>
        </w:rPr>
        <w:t>L</w:t>
      </w:r>
      <w:r w:rsidR="196AF5D4" w:rsidRPr="2AE76AD2">
        <w:rPr>
          <w:rStyle w:val="IntenseReference"/>
        </w:rPr>
        <w:t>iterature reviews</w:t>
      </w:r>
    </w:p>
    <w:p w14:paraId="13E55B12" w14:textId="0C1E3BA1" w:rsidR="0669ABE7" w:rsidRDefault="0669ABE7" w:rsidP="2AE76AD2">
      <w:pPr>
        <w:tabs>
          <w:tab w:val="left" w:pos="2775"/>
        </w:tabs>
        <w:ind w:left="720"/>
      </w:pPr>
      <w:r>
        <w:t xml:space="preserve">The bulk of the data </w:t>
      </w:r>
      <w:r w:rsidR="3BF1C517">
        <w:t xml:space="preserve">I </w:t>
      </w:r>
      <w:r>
        <w:t xml:space="preserve">used </w:t>
      </w:r>
      <w:r w:rsidR="4473D24E">
        <w:t>to</w:t>
      </w:r>
      <w:r w:rsidR="4F8D75B8">
        <w:t xml:space="preserve"> conclu</w:t>
      </w:r>
      <w:r w:rsidR="2068ED3F">
        <w:t xml:space="preserve">de </w:t>
      </w:r>
      <w:r w:rsidR="4F8D75B8">
        <w:t>pre</w:t>
      </w:r>
      <w:r w:rsidR="261A55B3">
        <w:t>dicti</w:t>
      </w:r>
      <w:r w:rsidR="23A354FE">
        <w:t>ng</w:t>
      </w:r>
      <w:r w:rsidR="7103E53F">
        <w:t xml:space="preserve"> the effect of future mining in Nigeria</w:t>
      </w:r>
      <w:r w:rsidR="3B6A13E1">
        <w:t xml:space="preserve"> was </w:t>
      </w:r>
      <w:r w:rsidR="3210D35B">
        <w:t>obtained</w:t>
      </w:r>
      <w:r w:rsidR="0BC2B085">
        <w:t xml:space="preserve"> from </w:t>
      </w:r>
      <w:r w:rsidR="14392FA9">
        <w:t xml:space="preserve">previous </w:t>
      </w:r>
      <w:r w:rsidR="02051C02">
        <w:t xml:space="preserve">literature </w:t>
      </w:r>
      <w:r w:rsidR="14392FA9">
        <w:t>on emissions and mining.</w:t>
      </w:r>
      <w:r w:rsidR="21703B39">
        <w:t xml:space="preserve"> </w:t>
      </w:r>
      <w:proofErr w:type="spellStart"/>
      <w:r w:rsidR="21703B39">
        <w:t>Ramdhani</w:t>
      </w:r>
      <w:proofErr w:type="spellEnd"/>
      <w:r w:rsidR="21703B39">
        <w:t xml:space="preserve"> et al</w:t>
      </w:r>
      <w:r w:rsidR="051A4B4E">
        <w:t>.</w:t>
      </w:r>
      <w:r w:rsidR="21703B39">
        <w:t xml:space="preserve"> (2014</w:t>
      </w:r>
      <w:r w:rsidR="11A5A67E">
        <w:t>)</w:t>
      </w:r>
      <w:r w:rsidR="17C9DC58">
        <w:t>;</w:t>
      </w:r>
      <w:r w:rsidR="21703B39">
        <w:t xml:space="preserve"> gave their views on the meaning of literature revi</w:t>
      </w:r>
      <w:r w:rsidR="20003EA9">
        <w:t>ew</w:t>
      </w:r>
      <w:r w:rsidR="32D30242">
        <w:t>;</w:t>
      </w:r>
      <w:r w:rsidR="20003EA9">
        <w:t xml:space="preserve"> </w:t>
      </w:r>
      <w:r w:rsidR="5EA523DA">
        <w:t>they define</w:t>
      </w:r>
      <w:r w:rsidR="027EDFE7">
        <w:t>d</w:t>
      </w:r>
      <w:r w:rsidR="5EA523DA">
        <w:t xml:space="preserve"> it as both a sy</w:t>
      </w:r>
      <w:r w:rsidR="44FA0209">
        <w:t>nthesis</w:t>
      </w:r>
      <w:r w:rsidR="7BDC1435">
        <w:t xml:space="preserve"> and a </w:t>
      </w:r>
      <w:r w:rsidR="7F5A65AD">
        <w:t>summary</w:t>
      </w:r>
      <w:r w:rsidR="7BDC1435">
        <w:t xml:space="preserve"> of </w:t>
      </w:r>
      <w:r w:rsidR="7C1B77C7">
        <w:t>writing research</w:t>
      </w:r>
      <w:r w:rsidR="7BDC1435">
        <w:t xml:space="preserve"> using </w:t>
      </w:r>
      <w:r w:rsidR="5D17DA34">
        <w:t>organi</w:t>
      </w:r>
      <w:r w:rsidR="32418D8F">
        <w:t>s</w:t>
      </w:r>
      <w:r w:rsidR="5D17DA34">
        <w:t>ational</w:t>
      </w:r>
      <w:r w:rsidR="7BDC1435">
        <w:t xml:space="preserve"> patterns.</w:t>
      </w:r>
      <w:r w:rsidR="7BB13544">
        <w:t xml:space="preserve"> Also, they </w:t>
      </w:r>
      <w:r w:rsidR="5AF56EC3">
        <w:t>discussed</w:t>
      </w:r>
      <w:r w:rsidR="7BB13544">
        <w:t xml:space="preserve"> that </w:t>
      </w:r>
      <w:r w:rsidR="5CEE7740">
        <w:t>skill</w:t>
      </w:r>
      <w:r w:rsidR="4554444E">
        <w:t>s</w:t>
      </w:r>
      <w:r w:rsidR="7BB13544">
        <w:t xml:space="preserve"> such as</w:t>
      </w:r>
      <w:r w:rsidR="5B03A7DD">
        <w:t xml:space="preserve"> having a </w:t>
      </w:r>
      <w:r w:rsidR="46EFA980">
        <w:t>de</w:t>
      </w:r>
      <w:r w:rsidR="41167AA6">
        <w:t>signated</w:t>
      </w:r>
      <w:r w:rsidR="5B03A7DD">
        <w:t xml:space="preserve"> topic to explore, research paper searching, </w:t>
      </w:r>
      <w:r w:rsidR="72946943">
        <w:t xml:space="preserve">analytical ability, report </w:t>
      </w:r>
      <w:r w:rsidR="3A0B731A">
        <w:t>writing,</w:t>
      </w:r>
      <w:r w:rsidR="72946943">
        <w:t xml:space="preserve"> </w:t>
      </w:r>
      <w:r w:rsidR="31394E75">
        <w:t xml:space="preserve">and time management are </w:t>
      </w:r>
      <w:r w:rsidR="4450E265">
        <w:t>essential</w:t>
      </w:r>
      <w:r w:rsidR="31394E75">
        <w:t xml:space="preserve"> for a</w:t>
      </w:r>
      <w:r w:rsidR="16F25772">
        <w:t xml:space="preserve"> good</w:t>
      </w:r>
      <w:r w:rsidR="31394E75">
        <w:t xml:space="preserve"> literature review.</w:t>
      </w:r>
      <w:r w:rsidR="14392FA9">
        <w:t xml:space="preserve"> </w:t>
      </w:r>
    </w:p>
    <w:p w14:paraId="38ED3AC1" w14:textId="2D80C520" w:rsidR="227084AF" w:rsidRDefault="227084AF" w:rsidP="227084AF">
      <w:pPr>
        <w:tabs>
          <w:tab w:val="left" w:pos="2775"/>
        </w:tabs>
        <w:ind w:left="720"/>
      </w:pPr>
    </w:p>
    <w:p w14:paraId="07F0C58D" w14:textId="653E163C" w:rsidR="227084AF" w:rsidRDefault="227084AF" w:rsidP="227084AF">
      <w:pPr>
        <w:tabs>
          <w:tab w:val="left" w:pos="2775"/>
        </w:tabs>
        <w:ind w:left="720"/>
      </w:pPr>
    </w:p>
    <w:p w14:paraId="1BC00356" w14:textId="33D82CDF" w:rsidR="5600670E" w:rsidRDefault="5600670E" w:rsidP="5600670E">
      <w:pPr>
        <w:tabs>
          <w:tab w:val="left" w:pos="2775"/>
        </w:tabs>
        <w:ind w:left="720"/>
      </w:pPr>
    </w:p>
    <w:p w14:paraId="787DB5CE" w14:textId="42657544" w:rsidR="5600670E" w:rsidRDefault="5600670E" w:rsidP="5600670E">
      <w:pPr>
        <w:tabs>
          <w:tab w:val="left" w:pos="2775"/>
        </w:tabs>
        <w:ind w:left="720"/>
      </w:pPr>
    </w:p>
    <w:p w14:paraId="3DF063F4" w14:textId="30CBBCCF" w:rsidR="2700C7B3" w:rsidRDefault="2700C7B3" w:rsidP="2AE76AD2">
      <w:pPr>
        <w:tabs>
          <w:tab w:val="left" w:pos="2775"/>
        </w:tabs>
        <w:rPr>
          <w:rStyle w:val="IntenseReference"/>
        </w:rPr>
      </w:pPr>
      <w:r w:rsidRPr="2AE76AD2">
        <w:rPr>
          <w:rStyle w:val="IntenseReference"/>
        </w:rPr>
        <w:lastRenderedPageBreak/>
        <w:t>3.</w:t>
      </w:r>
      <w:r w:rsidR="2E4B94D4" w:rsidRPr="2AE76AD2">
        <w:rPr>
          <w:rStyle w:val="IntenseReference"/>
        </w:rPr>
        <w:t>2</w:t>
      </w:r>
      <w:r w:rsidRPr="2AE76AD2">
        <w:rPr>
          <w:rStyle w:val="IntenseReference"/>
        </w:rPr>
        <w:t xml:space="preserve"> LITERATURE REVIEWS ON RELEVANT TOPICS</w:t>
      </w:r>
    </w:p>
    <w:p w14:paraId="3EE600DF" w14:textId="47CB505E" w:rsidR="2E4B94D4" w:rsidRDefault="472A22F8" w:rsidP="2AE76AD2">
      <w:pPr>
        <w:tabs>
          <w:tab w:val="left" w:pos="2775"/>
        </w:tabs>
        <w:ind w:left="720"/>
      </w:pPr>
      <w:r w:rsidRPr="2AE76AD2">
        <w:rPr>
          <w:rStyle w:val="IntenseReference"/>
        </w:rPr>
        <w:t>3.2.1</w:t>
      </w:r>
      <w:r w:rsidR="2E4B94D4" w:rsidRPr="2AE76AD2">
        <w:rPr>
          <w:rStyle w:val="IntenseReference"/>
        </w:rPr>
        <w:t xml:space="preserve"> ESTIMATES OF EMISSIONS ASSOCIATED WITH </w:t>
      </w:r>
      <w:r w:rsidR="19E70213" w:rsidRPr="2AE76AD2">
        <w:rPr>
          <w:rStyle w:val="IntenseReference"/>
        </w:rPr>
        <w:t>MINERALS</w:t>
      </w:r>
      <w:r w:rsidR="278CD64D" w:rsidRPr="2AE76AD2">
        <w:rPr>
          <w:rStyle w:val="IntenseReference"/>
        </w:rPr>
        <w:t xml:space="preserve"> </w:t>
      </w:r>
      <w:r w:rsidR="1594F094" w:rsidRPr="0C1CCDBC">
        <w:rPr>
          <w:rStyle w:val="IntenseReference"/>
        </w:rPr>
        <w:t>MINI</w:t>
      </w:r>
      <w:r w:rsidR="343D7F57" w:rsidRPr="0C1CCDBC">
        <w:rPr>
          <w:rStyle w:val="IntenseReference"/>
        </w:rPr>
        <w:t>N</w:t>
      </w:r>
      <w:r w:rsidR="1594F094" w:rsidRPr="0C1CCDBC">
        <w:rPr>
          <w:rStyle w:val="IntenseReference"/>
        </w:rPr>
        <w:t>G</w:t>
      </w:r>
    </w:p>
    <w:p w14:paraId="24502597" w14:textId="29BBAE28" w:rsidR="0BB539B6" w:rsidRDefault="69EE5C59" w:rsidP="2AE76AD2">
      <w:pPr>
        <w:tabs>
          <w:tab w:val="left" w:pos="2775"/>
        </w:tabs>
        <w:ind w:left="720"/>
      </w:pPr>
      <w:r>
        <w:t xml:space="preserve">In the views of </w:t>
      </w:r>
      <w:proofErr w:type="spellStart"/>
      <w:r>
        <w:t>Azadi</w:t>
      </w:r>
      <w:proofErr w:type="spellEnd"/>
      <w:r>
        <w:t xml:space="preserve"> et al. (2020), </w:t>
      </w:r>
      <w:r w:rsidR="43BBD921">
        <w:t>emissions are often generated from all mineral extraction activities</w:t>
      </w:r>
      <w:r w:rsidR="0EAB3907">
        <w:t>,</w:t>
      </w:r>
      <w:r w:rsidR="43BBD921">
        <w:t xml:space="preserve"> from </w:t>
      </w:r>
      <w:r w:rsidR="3DC030F2">
        <w:t xml:space="preserve">mining </w:t>
      </w:r>
      <w:r w:rsidR="548B8A96">
        <w:t>activities</w:t>
      </w:r>
      <w:r w:rsidR="3DC030F2">
        <w:t xml:space="preserve"> </w:t>
      </w:r>
      <w:r w:rsidR="1D12A38B">
        <w:t xml:space="preserve">to processing and transportation, fuel consumption is </w:t>
      </w:r>
      <w:r w:rsidR="02CBAC88">
        <w:t>also high</w:t>
      </w:r>
      <w:r w:rsidR="584430B8">
        <w:t>,</w:t>
      </w:r>
      <w:r w:rsidR="02CBAC88">
        <w:t xml:space="preserve"> </w:t>
      </w:r>
      <w:r w:rsidR="417091B9">
        <w:t xml:space="preserve">and there is </w:t>
      </w:r>
      <w:r w:rsidR="5261CC76">
        <w:t>reduced</w:t>
      </w:r>
      <w:r w:rsidR="417091B9">
        <w:t xml:space="preserve"> use of electrical powe</w:t>
      </w:r>
      <w:r w:rsidR="27299AB6">
        <w:t>r</w:t>
      </w:r>
      <w:r w:rsidR="078CA0B5">
        <w:t>;</w:t>
      </w:r>
      <w:r w:rsidR="27299AB6">
        <w:t xml:space="preserve"> these emissions are often overlooked or improperly </w:t>
      </w:r>
      <w:r w:rsidR="4E0C7F6C">
        <w:t>accounted</w:t>
      </w:r>
      <w:r w:rsidR="27299AB6">
        <w:t xml:space="preserve"> for. He further </w:t>
      </w:r>
      <w:r w:rsidR="6CF39620">
        <w:t>c</w:t>
      </w:r>
      <w:r w:rsidR="0D605AEF">
        <w:t>ited</w:t>
      </w:r>
      <w:r w:rsidR="350C6FE9">
        <w:t xml:space="preserve"> an </w:t>
      </w:r>
      <w:r w:rsidR="314C4889">
        <w:t>example of a copper mine</w:t>
      </w:r>
      <w:r w:rsidR="350C6FE9">
        <w:t xml:space="preserve"> in </w:t>
      </w:r>
      <w:r w:rsidR="44B98273">
        <w:t>Chile</w:t>
      </w:r>
      <w:r w:rsidR="350C6FE9">
        <w:t xml:space="preserve"> in which</w:t>
      </w:r>
      <w:r w:rsidR="137A71DF">
        <w:t xml:space="preserve"> there </w:t>
      </w:r>
      <w:r w:rsidR="13BCE745">
        <w:t>was a</w:t>
      </w:r>
      <w:r w:rsidR="42F10D37">
        <w:t xml:space="preserve"> </w:t>
      </w:r>
      <w:r w:rsidR="137A71DF">
        <w:t>130% and 32% increase in fuel and electricity use</w:t>
      </w:r>
      <w:r w:rsidR="3DFD39B5">
        <w:t>,</w:t>
      </w:r>
      <w:r w:rsidR="137A71DF">
        <w:t xml:space="preserve"> respectively</w:t>
      </w:r>
      <w:r w:rsidR="1FA51969">
        <w:t>;</w:t>
      </w:r>
      <w:r w:rsidR="35314EFD">
        <w:t xml:space="preserve"> this was observed within the space </w:t>
      </w:r>
      <w:r w:rsidR="17B2998E">
        <w:t>from</w:t>
      </w:r>
      <w:r w:rsidR="35314EFD">
        <w:t xml:space="preserve"> 2001</w:t>
      </w:r>
      <w:r w:rsidR="350C6FE9">
        <w:t xml:space="preserve"> </w:t>
      </w:r>
      <w:r w:rsidR="5164C004">
        <w:t>to 2017</w:t>
      </w:r>
      <w:r w:rsidR="19E9B363">
        <w:t xml:space="preserve"> </w:t>
      </w:r>
      <w:r w:rsidR="69F28DDC">
        <w:t>due to</w:t>
      </w:r>
      <w:r w:rsidR="098E4BD4">
        <w:t xml:space="preserve"> a</w:t>
      </w:r>
      <w:r w:rsidR="19E9B363">
        <w:t xml:space="preserve"> reduction in the quality of ore.</w:t>
      </w:r>
      <w:r w:rsidR="3D1653CC">
        <w:t xml:space="preserve"> </w:t>
      </w:r>
      <w:r w:rsidR="64C19458">
        <w:t xml:space="preserve">Finally, he firmly stated the need for accuracy and transparency in accounting for greenhouse gas </w:t>
      </w:r>
      <w:r w:rsidR="17C959DC">
        <w:t>em</w:t>
      </w:r>
      <w:r w:rsidR="467A1F3A">
        <w:t>ission</w:t>
      </w:r>
      <w:r w:rsidR="0286DEC6">
        <w:t>s</w:t>
      </w:r>
      <w:r w:rsidR="144AB772">
        <w:t xml:space="preserve"> within the mining sector</w:t>
      </w:r>
      <w:r w:rsidR="3557A1ED">
        <w:t>,</w:t>
      </w:r>
      <w:r w:rsidR="144AB772">
        <w:t xml:space="preserve"> as this will foster the </w:t>
      </w:r>
      <w:r w:rsidR="17825834">
        <w:t>effective production of green technologies.</w:t>
      </w:r>
    </w:p>
    <w:p w14:paraId="3B98D686" w14:textId="172EA5C2" w:rsidR="0BB539B6" w:rsidRDefault="2967593A" w:rsidP="2AE76AD2">
      <w:pPr>
        <w:tabs>
          <w:tab w:val="left" w:pos="2775"/>
        </w:tabs>
        <w:ind w:left="720"/>
      </w:pPr>
      <w:r>
        <w:t>The</w:t>
      </w:r>
      <w:r w:rsidR="17825834">
        <w:t xml:space="preserve"> </w:t>
      </w:r>
      <w:r>
        <w:t xml:space="preserve">Copper cycle was observed by </w:t>
      </w:r>
      <w:proofErr w:type="spellStart"/>
      <w:r w:rsidR="58284C76">
        <w:t>Watari</w:t>
      </w:r>
      <w:proofErr w:type="spellEnd"/>
      <w:r w:rsidR="58284C76">
        <w:t xml:space="preserve"> et al. (2022) </w:t>
      </w:r>
      <w:r w:rsidR="5B4D4ABD">
        <w:t>due to the global race to move toward</w:t>
      </w:r>
      <w:r w:rsidR="79C1A44B">
        <w:t>s a 1.5C temperature by 2050</w:t>
      </w:r>
      <w:r w:rsidR="27000575">
        <w:t>;</w:t>
      </w:r>
      <w:r w:rsidR="79C1A44B">
        <w:t xml:space="preserve"> </w:t>
      </w:r>
      <w:r w:rsidR="6CF47783">
        <w:t xml:space="preserve">it was given that copper as </w:t>
      </w:r>
      <w:r w:rsidR="738552E5">
        <w:t>a</w:t>
      </w:r>
      <w:r w:rsidR="0469B0C0">
        <w:t xml:space="preserve"> </w:t>
      </w:r>
      <w:r w:rsidR="6CF47783">
        <w:t xml:space="preserve">mineral is required </w:t>
      </w:r>
      <w:r w:rsidR="3F65F4FD">
        <w:t>to produce</w:t>
      </w:r>
      <w:r w:rsidR="6CF47783">
        <w:t xml:space="preserve"> most </w:t>
      </w:r>
      <w:r w:rsidR="1E81BC04">
        <w:t>decarboni</w:t>
      </w:r>
      <w:r w:rsidR="03BA8234">
        <w:t>s</w:t>
      </w:r>
      <w:r w:rsidR="1E81BC04">
        <w:t>ation</w:t>
      </w:r>
      <w:r w:rsidR="00EA419B">
        <w:t xml:space="preserve"> technologies and the demand for this mineral would increase from </w:t>
      </w:r>
      <w:r w:rsidR="4880D6AE">
        <w:t>by</w:t>
      </w:r>
      <w:r w:rsidR="00EA419B">
        <w:t xml:space="preserve"> </w:t>
      </w:r>
      <w:r w:rsidR="76114384">
        <w:t xml:space="preserve">2.5% </w:t>
      </w:r>
      <w:r w:rsidR="500EF071">
        <w:t>in</w:t>
      </w:r>
      <w:r w:rsidR="76114384">
        <w:t xml:space="preserve"> 2050.</w:t>
      </w:r>
      <w:r>
        <w:t xml:space="preserve"> </w:t>
      </w:r>
      <w:r w:rsidR="042B2735">
        <w:t>They also proved that</w:t>
      </w:r>
      <w:r w:rsidR="64A3A0FF">
        <w:t xml:space="preserve"> due to </w:t>
      </w:r>
      <w:r w:rsidR="2BC3A1B3">
        <w:t>copper’s property</w:t>
      </w:r>
      <w:r w:rsidR="64A3A0FF">
        <w:t xml:space="preserve"> to condu</w:t>
      </w:r>
      <w:r w:rsidR="3728E6D0">
        <w:t xml:space="preserve">ct heat and resist </w:t>
      </w:r>
      <w:r w:rsidR="5FB5122C">
        <w:t>corrosion, about</w:t>
      </w:r>
      <w:r w:rsidR="042B2735">
        <w:t xml:space="preserve"> 62 million metric tonnes of copper wi</w:t>
      </w:r>
      <w:r w:rsidR="13380C84">
        <w:t>ll</w:t>
      </w:r>
      <w:r w:rsidR="042B2735">
        <w:t xml:space="preserve"> be produ</w:t>
      </w:r>
      <w:r w:rsidR="37186D8F">
        <w:t>ced</w:t>
      </w:r>
      <w:r w:rsidR="76D5701C">
        <w:t xml:space="preserve"> by 2050</w:t>
      </w:r>
      <w:r w:rsidR="265E3F35">
        <w:t>,</w:t>
      </w:r>
      <w:r w:rsidR="37186D8F">
        <w:t xml:space="preserve"> with 4% used in </w:t>
      </w:r>
      <w:r w:rsidR="4AE01BF5">
        <w:t>building</w:t>
      </w:r>
      <w:r w:rsidR="37186D8F">
        <w:t xml:space="preserve"> renewable power plants and 14% used in </w:t>
      </w:r>
      <w:r w:rsidR="2764B032">
        <w:t>manufacturing electric vehicles</w:t>
      </w:r>
      <w:r w:rsidR="727599B2">
        <w:t xml:space="preserve">. Although, the </w:t>
      </w:r>
      <w:r w:rsidR="3686EA1E">
        <w:t>greenhouse</w:t>
      </w:r>
      <w:r w:rsidR="727599B2">
        <w:t xml:space="preserve"> gas emissions from the copper cycle </w:t>
      </w:r>
      <w:r w:rsidR="6EC538EB">
        <w:t>are</w:t>
      </w:r>
      <w:r w:rsidR="727599B2">
        <w:t xml:space="preserve"> also </w:t>
      </w:r>
      <w:r w:rsidR="33D0B481">
        <w:t xml:space="preserve">assessed to increase from </w:t>
      </w:r>
      <w:r w:rsidR="389E1F17">
        <w:t>its</w:t>
      </w:r>
      <w:r w:rsidR="33D0B481">
        <w:t xml:space="preserve"> current 0.3% to about 2.7% </w:t>
      </w:r>
      <w:r w:rsidR="752BCF4F">
        <w:t>of the emissions target by 2050.</w:t>
      </w:r>
      <w:r w:rsidR="0B1F1930">
        <w:t xml:space="preserve"> </w:t>
      </w:r>
      <w:r w:rsidR="7624191B">
        <w:t>In a publication by D</w:t>
      </w:r>
      <w:r w:rsidR="25E311F7">
        <w:t>esa</w:t>
      </w:r>
      <w:r w:rsidR="7624191B">
        <w:t>i (2021),</w:t>
      </w:r>
      <w:r w:rsidR="420F5514">
        <w:t xml:space="preserve"> </w:t>
      </w:r>
      <w:r w:rsidR="0FB24B44">
        <w:t>it is mentioned that about 2.3-</w:t>
      </w:r>
      <w:r w:rsidR="4B0F2150">
        <w:t xml:space="preserve">2.5 tonnes of carbon </w:t>
      </w:r>
      <w:r w:rsidR="709365F4">
        <w:t>are released during copper mining</w:t>
      </w:r>
      <w:r w:rsidR="5782DA8A">
        <w:t xml:space="preserve"> for every 1 tonne of copper extracted</w:t>
      </w:r>
      <w:r w:rsidR="709365F4">
        <w:t xml:space="preserve">, 1.65 tonnes during smelting and about </w:t>
      </w:r>
      <w:r w:rsidR="59716D38">
        <w:t xml:space="preserve">1.5 </w:t>
      </w:r>
      <w:r w:rsidR="06D3158F">
        <w:t>tonne</w:t>
      </w:r>
      <w:r w:rsidR="322A3817">
        <w:t>s</w:t>
      </w:r>
      <w:r w:rsidR="59716D38">
        <w:t xml:space="preserve"> for recycling</w:t>
      </w:r>
      <w:r w:rsidR="17FF05B5">
        <w:t xml:space="preserve">. </w:t>
      </w:r>
      <w:r w:rsidR="7B44607C">
        <w:t>Th</w:t>
      </w:r>
      <w:r w:rsidR="07E9E5A7">
        <w:t>is</w:t>
      </w:r>
      <w:r w:rsidR="17FF05B5">
        <w:t xml:space="preserve"> </w:t>
      </w:r>
      <w:r w:rsidR="1247E493">
        <w:t>evidence</w:t>
      </w:r>
      <w:r w:rsidR="17FF05B5">
        <w:t xml:space="preserve"> proof tonnes of emiss</w:t>
      </w:r>
      <w:r w:rsidR="67DC4F02">
        <w:t>ions are released at every step of copper production</w:t>
      </w:r>
      <w:r w:rsidR="17DA0D42">
        <w:t>,</w:t>
      </w:r>
      <w:r w:rsidR="67DC4F02">
        <w:t xml:space="preserve"> and </w:t>
      </w:r>
      <w:r w:rsidR="4AF9D996">
        <w:t>more</w:t>
      </w:r>
      <w:r w:rsidR="67DC4F02">
        <w:t xml:space="preserve"> emission</w:t>
      </w:r>
      <w:r w:rsidR="12CB3EEF">
        <w:t>s</w:t>
      </w:r>
      <w:r w:rsidR="67DC4F02">
        <w:t xml:space="preserve"> </w:t>
      </w:r>
      <w:r w:rsidR="016E328C">
        <w:t>are</w:t>
      </w:r>
      <w:r w:rsidR="67DC4F02">
        <w:t xml:space="preserve"> generated during the mining stage.</w:t>
      </w:r>
      <w:r w:rsidR="7624191B">
        <w:t xml:space="preserve"> </w:t>
      </w:r>
    </w:p>
    <w:p w14:paraId="5C5399DB" w14:textId="633FEE6A" w:rsidR="0BB539B6" w:rsidRDefault="26C6066D" w:rsidP="2AE76AD2">
      <w:pPr>
        <w:tabs>
          <w:tab w:val="left" w:pos="2775"/>
        </w:tabs>
        <w:ind w:left="720"/>
      </w:pPr>
      <w:r>
        <w:t xml:space="preserve">In the case of lithium, </w:t>
      </w:r>
      <w:r w:rsidR="2E1E815D">
        <w:t xml:space="preserve">Crawford (2022) gave a </w:t>
      </w:r>
      <w:r w:rsidR="48FBAEF4">
        <w:t>statistic</w:t>
      </w:r>
      <w:r w:rsidR="2E1E815D">
        <w:t xml:space="preserve"> that about </w:t>
      </w:r>
      <w:r w:rsidR="0127F950">
        <w:t xml:space="preserve">15 tonnes of CO2 </w:t>
      </w:r>
      <w:r w:rsidR="2D41FEFF">
        <w:t>are</w:t>
      </w:r>
      <w:r w:rsidR="0127F950">
        <w:t xml:space="preserve"> emitted into the atmosphere for every tonne of lithium mine within </w:t>
      </w:r>
      <w:r w:rsidR="4C15D927">
        <w:t>the hard rocks</w:t>
      </w:r>
      <w:r w:rsidR="4AA75767">
        <w:t>,</w:t>
      </w:r>
      <w:r w:rsidR="575D9FE7">
        <w:t xml:space="preserve"> and most of these emissions </w:t>
      </w:r>
      <w:r w:rsidR="648622A2">
        <w:t>are</w:t>
      </w:r>
      <w:r w:rsidR="575D9FE7">
        <w:t xml:space="preserve"> due to the use of fossil fuels in powering the equipment used for the mining </w:t>
      </w:r>
      <w:r w:rsidR="5A9DFA22">
        <w:t xml:space="preserve">and </w:t>
      </w:r>
      <w:r w:rsidR="575D9FE7">
        <w:t>process</w:t>
      </w:r>
      <w:r w:rsidR="2F58BEAA">
        <w:t>ing</w:t>
      </w:r>
      <w:r w:rsidR="42F90D26">
        <w:t xml:space="preserve">. Also, </w:t>
      </w:r>
      <w:r w:rsidR="66DC6E81">
        <w:t>he mentioned the importance of lithium in the transition t</w:t>
      </w:r>
      <w:r w:rsidR="6D4304E5">
        <w:t xml:space="preserve">o greener technologies as lithium is one of the </w:t>
      </w:r>
      <w:r w:rsidR="4A3F2B9F">
        <w:t>leading</w:t>
      </w:r>
      <w:r w:rsidR="6D4304E5">
        <w:t xml:space="preserve"> </w:t>
      </w:r>
      <w:r w:rsidR="5DBFA280">
        <w:t>materials</w:t>
      </w:r>
      <w:r w:rsidR="6D4304E5">
        <w:t xml:space="preserve"> required in powering ele</w:t>
      </w:r>
      <w:r w:rsidR="594CDCB5">
        <w:t>c</w:t>
      </w:r>
      <w:r w:rsidR="6D4304E5">
        <w:t xml:space="preserve">tric </w:t>
      </w:r>
      <w:r w:rsidR="0DBF87A5">
        <w:t>v</w:t>
      </w:r>
      <w:r w:rsidR="285D3FD5">
        <w:t>ehicles</w:t>
      </w:r>
      <w:r w:rsidR="055047E4">
        <w:t>;</w:t>
      </w:r>
      <w:r w:rsidR="49B9F4E1">
        <w:t xml:space="preserve"> th</w:t>
      </w:r>
      <w:r w:rsidR="26DB689B">
        <w:t>is</w:t>
      </w:r>
      <w:r w:rsidR="57DD3E3E">
        <w:t xml:space="preserve"> also </w:t>
      </w:r>
      <w:r w:rsidR="19E8F87A">
        <w:t>intensifies</w:t>
      </w:r>
      <w:r w:rsidR="57DD3E3E">
        <w:t xml:space="preserve"> the </w:t>
      </w:r>
      <w:r w:rsidR="4378AB7D">
        <w:t>amou</w:t>
      </w:r>
      <w:r w:rsidR="1A081486">
        <w:t>n</w:t>
      </w:r>
      <w:r w:rsidR="4378AB7D">
        <w:t>t of lithium</w:t>
      </w:r>
      <w:r w:rsidR="4704C3E0">
        <w:t>-</w:t>
      </w:r>
      <w:r w:rsidR="4378AB7D">
        <w:t xml:space="preserve">ion </w:t>
      </w:r>
      <w:r w:rsidR="41225F9E">
        <w:t>needed</w:t>
      </w:r>
      <w:r w:rsidR="4378AB7D">
        <w:t xml:space="preserve"> </w:t>
      </w:r>
      <w:r w:rsidR="44B878DC">
        <w:t>for production.</w:t>
      </w:r>
      <w:r w:rsidR="7F0D1414">
        <w:t xml:space="preserve"> Finally, he </w:t>
      </w:r>
      <w:r w:rsidR="0D5D61B4">
        <w:t>g</w:t>
      </w:r>
      <w:r w:rsidR="29919E38">
        <w:t>a</w:t>
      </w:r>
      <w:r w:rsidR="0D5D61B4">
        <w:t>ve</w:t>
      </w:r>
      <w:r w:rsidR="7F0D1414">
        <w:t xml:space="preserve"> an example of the Tesla </w:t>
      </w:r>
      <w:r w:rsidR="04BED331">
        <w:t>M</w:t>
      </w:r>
      <w:r w:rsidR="0D5D61B4">
        <w:t>odel</w:t>
      </w:r>
      <w:r w:rsidR="7F0D1414">
        <w:t xml:space="preserve"> 3</w:t>
      </w:r>
      <w:r w:rsidR="2F588DF1">
        <w:t>,</w:t>
      </w:r>
      <w:r w:rsidR="7F0D1414">
        <w:t xml:space="preserve"> which </w:t>
      </w:r>
      <w:r w:rsidR="55F0CB82">
        <w:t>requires</w:t>
      </w:r>
      <w:r w:rsidR="7F0D1414">
        <w:t xml:space="preserve"> a lithium-ion battery of</w:t>
      </w:r>
      <w:r w:rsidR="5E5F86AD">
        <w:t xml:space="preserve"> 80KWh</w:t>
      </w:r>
      <w:r w:rsidR="25AF2C4F">
        <w:t>,</w:t>
      </w:r>
      <w:r w:rsidR="5E5F86AD">
        <w:t xml:space="preserve"> equivalent </w:t>
      </w:r>
      <w:r w:rsidR="3A9B4F55">
        <w:t>to</w:t>
      </w:r>
      <w:r w:rsidR="5E5F86AD">
        <w:t xml:space="preserve"> 3-16 tonnes of carbon emissions during the production o</w:t>
      </w:r>
      <w:r w:rsidR="75F04813">
        <w:t>f the battery.</w:t>
      </w:r>
    </w:p>
    <w:p w14:paraId="5A79FC88" w14:textId="387271A6" w:rsidR="0BB539B6" w:rsidRDefault="2859859C" w:rsidP="2AE76AD2">
      <w:pPr>
        <w:tabs>
          <w:tab w:val="left" w:pos="2775"/>
        </w:tabs>
        <w:ind w:left="720"/>
      </w:pPr>
      <w:r>
        <w:t xml:space="preserve">Nilsson </w:t>
      </w:r>
      <w:r w:rsidR="7E590581">
        <w:t xml:space="preserve">et al. </w:t>
      </w:r>
      <w:r>
        <w:t>(2017)</w:t>
      </w:r>
      <w:r w:rsidR="29637EE1">
        <w:t xml:space="preserve">, there was a comparison of the carbon footprint of </w:t>
      </w:r>
      <w:r w:rsidR="7876A13F">
        <w:t>zinc in four different countries</w:t>
      </w:r>
      <w:r w:rsidR="219E0749">
        <w:t>,</w:t>
      </w:r>
      <w:r w:rsidR="7876A13F">
        <w:t xml:space="preserve"> and </w:t>
      </w:r>
      <w:r w:rsidR="03BE6800">
        <w:t xml:space="preserve">globally, </w:t>
      </w:r>
      <w:r w:rsidR="2896A2E7">
        <w:t>China</w:t>
      </w:r>
      <w:r w:rsidR="03BE6800">
        <w:t xml:space="preserve"> was </w:t>
      </w:r>
      <w:r w:rsidR="7C6C3BF7">
        <w:t>observed</w:t>
      </w:r>
      <w:r w:rsidR="03BE6800">
        <w:t xml:space="preserve"> to be the highest emitter of c</w:t>
      </w:r>
      <w:r w:rsidR="5AF5427D">
        <w:t xml:space="preserve">arbon in </w:t>
      </w:r>
      <w:r w:rsidR="0B347E8D">
        <w:t>all</w:t>
      </w:r>
      <w:r w:rsidR="5AF5427D">
        <w:t xml:space="preserve"> </w:t>
      </w:r>
      <w:r w:rsidR="1D5FDD75">
        <w:t>their</w:t>
      </w:r>
      <w:r w:rsidR="5AF5427D">
        <w:t xml:space="preserve"> zinc production activities </w:t>
      </w:r>
      <w:r w:rsidR="041939DE">
        <w:t xml:space="preserve">with a total offset of </w:t>
      </w:r>
      <w:r w:rsidR="15B907D1">
        <w:t xml:space="preserve">about </w:t>
      </w:r>
      <w:r w:rsidR="041939DE">
        <w:t>6 kg</w:t>
      </w:r>
      <w:r w:rsidR="33DD443D">
        <w:t xml:space="preserve"> CO2-eq/kg Zn</w:t>
      </w:r>
      <w:r w:rsidR="47D870DE">
        <w:t xml:space="preserve">. Although they </w:t>
      </w:r>
      <w:r w:rsidR="374AAABC">
        <w:t>mentioned</w:t>
      </w:r>
      <w:r w:rsidR="47D870DE">
        <w:t xml:space="preserve"> the works of other researchers</w:t>
      </w:r>
      <w:r w:rsidR="35572ECC">
        <w:t xml:space="preserve"> </w:t>
      </w:r>
      <w:r w:rsidR="2CE793C0">
        <w:t>who</w:t>
      </w:r>
      <w:r w:rsidR="465FF0A5">
        <w:t xml:space="preserve"> have put out </w:t>
      </w:r>
      <w:r w:rsidR="35572ECC">
        <w:t>different percentages</w:t>
      </w:r>
      <w:r w:rsidR="63D3164D">
        <w:t xml:space="preserve"> of carbon emissions at </w:t>
      </w:r>
      <w:r w:rsidR="09020958">
        <w:t>various</w:t>
      </w:r>
      <w:r w:rsidR="63D3164D">
        <w:t xml:space="preserve"> stages of Z</w:t>
      </w:r>
      <w:r w:rsidR="35572ECC">
        <w:t>inc production</w:t>
      </w:r>
      <w:r w:rsidR="580E4DC9">
        <w:t xml:space="preserve">, they </w:t>
      </w:r>
      <w:r w:rsidR="2A86222B">
        <w:t>cited</w:t>
      </w:r>
      <w:r w:rsidR="43A9BB08">
        <w:t xml:space="preserve"> the work of </w:t>
      </w:r>
      <w:proofErr w:type="spellStart"/>
      <w:r w:rsidR="43A9BB08">
        <w:t>Adachi</w:t>
      </w:r>
      <w:proofErr w:type="spellEnd"/>
      <w:r w:rsidR="43A9BB08">
        <w:t xml:space="preserve"> et al. (2007</w:t>
      </w:r>
      <w:r w:rsidR="76CF93E9">
        <w:t>)</w:t>
      </w:r>
      <w:r w:rsidR="3D370041">
        <w:t>,</w:t>
      </w:r>
      <w:r w:rsidR="43A9BB08">
        <w:t xml:space="preserve"> who stated that in Japan, the </w:t>
      </w:r>
      <w:r w:rsidR="7605A593">
        <w:t xml:space="preserve">mining stage of Zinc production constituted </w:t>
      </w:r>
      <w:r w:rsidR="3168467A">
        <w:t>about 40</w:t>
      </w:r>
      <w:r w:rsidR="40F3856B">
        <w:t xml:space="preserve">%-50% of the total </w:t>
      </w:r>
      <w:r w:rsidR="78A5C58A">
        <w:t xml:space="preserve">carbon footprint of </w:t>
      </w:r>
      <w:r w:rsidR="024DD906">
        <w:t>zinc</w:t>
      </w:r>
      <w:r w:rsidR="78A5C58A">
        <w:t xml:space="preserve"> </w:t>
      </w:r>
      <w:r w:rsidR="3B0341E0">
        <w:t>which is</w:t>
      </w:r>
      <w:r w:rsidR="78A5C58A">
        <w:t xml:space="preserve"> about </w:t>
      </w:r>
      <w:r w:rsidR="3B0341E0">
        <w:t>2</w:t>
      </w:r>
      <w:r w:rsidR="66F89607">
        <w:t xml:space="preserve"> kg CO2-eq/kg Zn</w:t>
      </w:r>
      <w:r w:rsidR="78A5C58A">
        <w:t xml:space="preserve"> while processing </w:t>
      </w:r>
      <w:r w:rsidR="6B0AB18D">
        <w:t>comprised</w:t>
      </w:r>
      <w:r w:rsidR="78A5C58A">
        <w:t xml:space="preserve"> about 20</w:t>
      </w:r>
      <w:r w:rsidR="4BAF3D7D">
        <w:t>%-30%.</w:t>
      </w:r>
      <w:r w:rsidR="17825834">
        <w:t xml:space="preserve"> </w:t>
      </w:r>
      <w:r w:rsidR="69A147A8">
        <w:t>Similarly</w:t>
      </w:r>
      <w:r w:rsidR="1DC67B05">
        <w:t xml:space="preserve">, </w:t>
      </w:r>
      <w:proofErr w:type="spellStart"/>
      <w:r w:rsidR="1DC67B05">
        <w:t>Genderen</w:t>
      </w:r>
      <w:proofErr w:type="spellEnd"/>
      <w:r w:rsidR="1DC67B05">
        <w:t xml:space="preserve"> et al. (2016</w:t>
      </w:r>
      <w:r w:rsidR="78B46024">
        <w:t>)</w:t>
      </w:r>
      <w:r w:rsidR="1DC67B05">
        <w:t xml:space="preserve"> </w:t>
      </w:r>
      <w:r w:rsidR="64A48CE3">
        <w:t xml:space="preserve">investigated the primary production of Zinc globally and </w:t>
      </w:r>
      <w:r w:rsidR="48FB9D68">
        <w:t>it</w:t>
      </w:r>
      <w:r w:rsidR="75AE5D5A">
        <w:t>s</w:t>
      </w:r>
      <w:r w:rsidR="64A48CE3">
        <w:t xml:space="preserve"> impact on climate change and the </w:t>
      </w:r>
      <w:r w:rsidR="10BA59D2">
        <w:t>environment</w:t>
      </w:r>
      <w:r w:rsidR="68547BF0">
        <w:t>;</w:t>
      </w:r>
      <w:r w:rsidR="469EFBFF">
        <w:t xml:space="preserve"> the stu</w:t>
      </w:r>
      <w:r w:rsidR="1DD5D67D">
        <w:t xml:space="preserve">dy was </w:t>
      </w:r>
      <w:r w:rsidR="44578F0C">
        <w:t>conducted</w:t>
      </w:r>
      <w:r w:rsidR="1DD5D67D">
        <w:t xml:space="preserve"> with </w:t>
      </w:r>
      <w:r w:rsidR="3B48FC25">
        <w:t xml:space="preserve">24 and 18 </w:t>
      </w:r>
      <w:r w:rsidR="1DD5D67D">
        <w:t xml:space="preserve">data </w:t>
      </w:r>
      <w:r w:rsidR="23CD1091">
        <w:t>acquired</w:t>
      </w:r>
      <w:r w:rsidR="1DD5D67D">
        <w:t xml:space="preserve"> from mine</w:t>
      </w:r>
      <w:r w:rsidR="72CA90CC">
        <w:t>s and smelters</w:t>
      </w:r>
      <w:r w:rsidR="45E5193C">
        <w:t>,</w:t>
      </w:r>
      <w:r w:rsidR="72CA90CC">
        <w:t xml:space="preserve"> respectively</w:t>
      </w:r>
      <w:r w:rsidR="6DE381F7">
        <w:t xml:space="preserve"> cover</w:t>
      </w:r>
      <w:r w:rsidR="0BDAD9C2">
        <w:t>ed</w:t>
      </w:r>
      <w:r w:rsidR="6DE381F7">
        <w:t xml:space="preserve"> about 3.4 × 106 MT of </w:t>
      </w:r>
      <w:r w:rsidR="2C886729">
        <w:t xml:space="preserve">super </w:t>
      </w:r>
      <w:r w:rsidR="69D8DA33">
        <w:t>high-grade</w:t>
      </w:r>
      <w:r w:rsidR="6DE381F7">
        <w:t xml:space="preserve"> zinc</w:t>
      </w:r>
      <w:r w:rsidR="72CA90CC">
        <w:t>.</w:t>
      </w:r>
      <w:r w:rsidR="5057B87D">
        <w:t xml:space="preserve"> </w:t>
      </w:r>
      <w:r w:rsidR="5EE451B4">
        <w:t xml:space="preserve">Results showed that the super </w:t>
      </w:r>
      <w:r w:rsidR="22206DC5">
        <w:t>high-grade</w:t>
      </w:r>
      <w:r w:rsidR="5EE451B4">
        <w:t xml:space="preserve"> </w:t>
      </w:r>
      <w:r w:rsidR="7255A349">
        <w:t>Zinc offset</w:t>
      </w:r>
      <w:r w:rsidR="2DEA2A9F">
        <w:t xml:space="preserve"> about 2600 kg CO2-eq./t due to high energy demand, 30% of </w:t>
      </w:r>
      <w:r w:rsidR="2AAFC2E0">
        <w:t xml:space="preserve">the carbon </w:t>
      </w:r>
      <w:r w:rsidR="47CD1265">
        <w:t>emitted</w:t>
      </w:r>
      <w:r w:rsidR="2AAFC2E0">
        <w:t xml:space="preserve"> was </w:t>
      </w:r>
      <w:r w:rsidR="2AAFC2E0">
        <w:lastRenderedPageBreak/>
        <w:t>during mining</w:t>
      </w:r>
      <w:r w:rsidR="3C441B19">
        <w:t>,</w:t>
      </w:r>
      <w:r w:rsidR="2AAFC2E0">
        <w:t xml:space="preserve"> 65% was during smelting</w:t>
      </w:r>
      <w:r w:rsidR="5107F738">
        <w:t>,</w:t>
      </w:r>
      <w:r w:rsidR="2AAFC2E0">
        <w:t xml:space="preserve"> and only 5</w:t>
      </w:r>
      <w:r w:rsidR="42408446">
        <w:t>% was associated with emission from Zinc</w:t>
      </w:r>
      <w:r w:rsidR="48A71AAA">
        <w:t xml:space="preserve"> ore</w:t>
      </w:r>
      <w:r w:rsidR="42408446">
        <w:t xml:space="preserve"> transportation.</w:t>
      </w:r>
    </w:p>
    <w:p w14:paraId="2EA34F90" w14:textId="705367C1" w:rsidR="0A567925" w:rsidRDefault="24D6D578" w:rsidP="0A567925">
      <w:pPr>
        <w:tabs>
          <w:tab w:val="left" w:pos="2775"/>
        </w:tabs>
      </w:pPr>
      <w:r>
        <w:rPr>
          <w:noProof/>
        </w:rPr>
        <w:drawing>
          <wp:inline distT="0" distB="0" distL="0" distR="0" wp14:anchorId="24F39119" wp14:editId="66F9CA1A">
            <wp:extent cx="5057775" cy="2847975"/>
            <wp:effectExtent l="0" t="0" r="0" b="0"/>
            <wp:docPr id="1125734786" name="Picture 112573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734786"/>
                    <pic:cNvPicPr/>
                  </pic:nvPicPr>
                  <pic:blipFill>
                    <a:blip r:embed="rId15">
                      <a:extLst>
                        <a:ext uri="{28A0092B-C50C-407E-A947-70E740481C1C}">
                          <a14:useLocalDpi xmlns:a14="http://schemas.microsoft.com/office/drawing/2010/main" val="0"/>
                        </a:ext>
                      </a:extLst>
                    </a:blip>
                    <a:stretch>
                      <a:fillRect/>
                    </a:stretch>
                  </pic:blipFill>
                  <pic:spPr>
                    <a:xfrm>
                      <a:off x="0" y="0"/>
                      <a:ext cx="5057775" cy="2847975"/>
                    </a:xfrm>
                    <a:prstGeom prst="rect">
                      <a:avLst/>
                    </a:prstGeom>
                  </pic:spPr>
                </pic:pic>
              </a:graphicData>
            </a:graphic>
          </wp:inline>
        </w:drawing>
      </w:r>
    </w:p>
    <w:p w14:paraId="7B63BDB9" w14:textId="3118B16E" w:rsidR="24D6D578" w:rsidRDefault="24D6D578" w:rsidP="2AE76AD2">
      <w:pPr>
        <w:tabs>
          <w:tab w:val="left" w:pos="2775"/>
        </w:tabs>
        <w:ind w:left="720"/>
      </w:pPr>
      <w:r>
        <w:t>F</w:t>
      </w:r>
      <w:r w:rsidR="7083CCE6">
        <w:t>igure 7 shows c</w:t>
      </w:r>
      <w:r>
        <w:t>arbon footprint of global Zinc</w:t>
      </w:r>
      <w:r w:rsidR="7E46E3CE">
        <w:t xml:space="preserve"> production (Nilsson et al. (2017))</w:t>
      </w:r>
    </w:p>
    <w:p w14:paraId="61B32048" w14:textId="1304D7A1" w:rsidR="163EB727" w:rsidRDefault="163EB727" w:rsidP="2AE76AD2">
      <w:pPr>
        <w:tabs>
          <w:tab w:val="left" w:pos="2775"/>
        </w:tabs>
        <w:ind w:left="720"/>
      </w:pPr>
      <w:r>
        <w:t>Nickel</w:t>
      </w:r>
      <w:r w:rsidR="129730FE">
        <w:t xml:space="preserve"> as a transition metal was described by Wei et al. (2020) in </w:t>
      </w:r>
      <w:r w:rsidR="1E5F04FC">
        <w:t>term</w:t>
      </w:r>
      <w:r w:rsidR="3C361934">
        <w:t>s</w:t>
      </w:r>
      <w:r w:rsidR="129730FE">
        <w:t xml:space="preserve"> of </w:t>
      </w:r>
      <w:r w:rsidR="18799540">
        <w:t xml:space="preserve">energy </w:t>
      </w:r>
      <w:r w:rsidR="0E74D946">
        <w:t>consumption</w:t>
      </w:r>
      <w:r w:rsidR="18799540">
        <w:t xml:space="preserve"> and carbon emission during </w:t>
      </w:r>
      <w:r w:rsidR="71D08545">
        <w:t>it</w:t>
      </w:r>
      <w:r w:rsidR="3A338D05">
        <w:t>s</w:t>
      </w:r>
      <w:r w:rsidR="18799540">
        <w:t xml:space="preserve"> production</w:t>
      </w:r>
      <w:r w:rsidR="5B73585C">
        <w:t>;</w:t>
      </w:r>
      <w:r w:rsidR="00B76240">
        <w:t xml:space="preserve"> it was concluded that the energy consumption of Nickel and </w:t>
      </w:r>
      <w:r w:rsidR="54A50DF9">
        <w:t>it</w:t>
      </w:r>
      <w:r w:rsidR="5E9F8701">
        <w:t>s</w:t>
      </w:r>
      <w:r w:rsidR="00B76240">
        <w:t xml:space="preserve"> environmental impact is dependent o</w:t>
      </w:r>
      <w:r w:rsidR="2164EFA7">
        <w:t xml:space="preserve">n </w:t>
      </w:r>
      <w:r w:rsidR="3357AC97">
        <w:t>its</w:t>
      </w:r>
      <w:r w:rsidR="2164EFA7">
        <w:t xml:space="preserve"> ore grade and a relatively low ore grade uses more energy and emits abo</w:t>
      </w:r>
      <w:r w:rsidR="4A2E1529">
        <w:t xml:space="preserve">ut 8.6 tCO2-eq. Pure Nickel was also said to </w:t>
      </w:r>
      <w:r w:rsidR="6404E97F">
        <w:t>have</w:t>
      </w:r>
      <w:r w:rsidR="4A2E1529">
        <w:t xml:space="preserve"> </w:t>
      </w:r>
      <w:r w:rsidR="5010796B">
        <w:t xml:space="preserve">a carbon footprint between 13 tCO2-eq to 26 tCO2-eq during </w:t>
      </w:r>
      <w:r w:rsidR="60ABBA2E">
        <w:t>it</w:t>
      </w:r>
      <w:r w:rsidR="31E49805">
        <w:t>s</w:t>
      </w:r>
      <w:r w:rsidR="5010796B">
        <w:t xml:space="preserve"> prod</w:t>
      </w:r>
      <w:r w:rsidR="44C8B2AB">
        <w:t>uction.</w:t>
      </w:r>
      <w:r w:rsidR="460E9C74">
        <w:t xml:space="preserve"> </w:t>
      </w:r>
      <w:r w:rsidR="19347973">
        <w:t xml:space="preserve">Similarly, </w:t>
      </w:r>
      <w:r w:rsidR="07AB80F7">
        <w:t>another</w:t>
      </w:r>
      <w:r w:rsidR="388E4E09">
        <w:t xml:space="preserve"> report </w:t>
      </w:r>
      <w:r w:rsidR="7C803996">
        <w:t>presented</w:t>
      </w:r>
      <w:r w:rsidR="388E4E09">
        <w:t xml:space="preserve"> by the Nickel</w:t>
      </w:r>
      <w:r w:rsidR="29EA7B74">
        <w:t xml:space="preserve"> institute (2020</w:t>
      </w:r>
      <w:r w:rsidR="2F05DCF5">
        <w:t>) s</w:t>
      </w:r>
      <w:r w:rsidR="58BD22BF">
        <w:t>tates</w:t>
      </w:r>
      <w:r w:rsidR="7619A332">
        <w:t xml:space="preserve"> that every 1kg of Nickel extracted</w:t>
      </w:r>
      <w:r w:rsidR="79E8DC88">
        <w:t xml:space="preserve"> </w:t>
      </w:r>
      <w:r w:rsidR="6F61B70D">
        <w:t>produces</w:t>
      </w:r>
      <w:r w:rsidR="45E49463">
        <w:t xml:space="preserve"> 13</w:t>
      </w:r>
      <w:r w:rsidR="6AED69D1">
        <w:t xml:space="preserve"> </w:t>
      </w:r>
      <w:r w:rsidR="45E49463">
        <w:t>k</w:t>
      </w:r>
      <w:r w:rsidR="073BFBB5">
        <w:t>ilograms</w:t>
      </w:r>
      <w:r w:rsidR="79E8DC88">
        <w:t xml:space="preserve"> of carbon into the atmosphere</w:t>
      </w:r>
      <w:r w:rsidR="6A88EFAE">
        <w:t xml:space="preserve">. </w:t>
      </w:r>
      <w:r w:rsidR="13B1A72A">
        <w:t>However,</w:t>
      </w:r>
      <w:r w:rsidR="6A88EFAE">
        <w:t xml:space="preserve"> they mentioned that other emissions </w:t>
      </w:r>
      <w:r w:rsidR="4BEFF5F7">
        <w:t>from using</w:t>
      </w:r>
      <w:r w:rsidR="6A88EFAE">
        <w:t xml:space="preserve"> sulphur chemicals </w:t>
      </w:r>
      <w:r w:rsidR="1587248C">
        <w:t>to</w:t>
      </w:r>
      <w:r w:rsidR="2FE4DDA0">
        <w:t xml:space="preserve"> process</w:t>
      </w:r>
      <w:r w:rsidR="6A88EFAE">
        <w:t xml:space="preserve"> the Nickel ore </w:t>
      </w:r>
      <w:r w:rsidR="2FE4DDA0">
        <w:t>occu</w:t>
      </w:r>
      <w:r w:rsidR="74BC02D7">
        <w:t>r</w:t>
      </w:r>
      <w:r w:rsidR="2F809C22">
        <w:t>s</w:t>
      </w:r>
      <w:r w:rsidR="1118E158">
        <w:t>.</w:t>
      </w:r>
    </w:p>
    <w:p w14:paraId="0BE28BEE" w14:textId="090480ED" w:rsidR="410C454A" w:rsidRDefault="17FD6844" w:rsidP="2AE76AD2">
      <w:pPr>
        <w:tabs>
          <w:tab w:val="left" w:pos="2775"/>
        </w:tabs>
        <w:ind w:left="720"/>
      </w:pPr>
      <w:r>
        <w:t xml:space="preserve">In a discussion about the life cycle assessment of cobalt, </w:t>
      </w:r>
      <w:proofErr w:type="spellStart"/>
      <w:r>
        <w:t>Farjana</w:t>
      </w:r>
      <w:proofErr w:type="spellEnd"/>
      <w:r>
        <w:t xml:space="preserve"> et al</w:t>
      </w:r>
      <w:r w:rsidR="513CEAF7">
        <w:t xml:space="preserve">. (2019) focused </w:t>
      </w:r>
      <w:r w:rsidR="52F1ECAE">
        <w:t>on cobalt extraction, processing and impact on the environment</w:t>
      </w:r>
      <w:r w:rsidR="1B743EBC">
        <w:t>;</w:t>
      </w:r>
      <w:r w:rsidR="52F1ECAE">
        <w:t xml:space="preserve"> it was </w:t>
      </w:r>
      <w:r w:rsidR="3345932D">
        <w:t xml:space="preserve">presented that cobalt </w:t>
      </w:r>
      <w:r w:rsidR="4E9DF5C1">
        <w:t>as a</w:t>
      </w:r>
      <w:r w:rsidR="3345932D">
        <w:t xml:space="preserve"> highly demanded metal in industrial production </w:t>
      </w:r>
      <w:r w:rsidR="4426D16B">
        <w:t>has led to the increase in cobalt mining in recent years.</w:t>
      </w:r>
      <w:r w:rsidR="4E19C39F">
        <w:t xml:space="preserve"> </w:t>
      </w:r>
      <w:r w:rsidR="766A2BE4">
        <w:t>Correspondingly, c</w:t>
      </w:r>
      <w:r w:rsidR="4E19C39F">
        <w:t xml:space="preserve">obalt is extracted using different methods depending on </w:t>
      </w:r>
      <w:r w:rsidR="3CEF989D">
        <w:t>the grade and closeness to the surface</w:t>
      </w:r>
      <w:r w:rsidR="1E560BB4">
        <w:t>;</w:t>
      </w:r>
      <w:r w:rsidR="3CEF989D">
        <w:t xml:space="preserve"> t</w:t>
      </w:r>
      <w:r w:rsidR="1891AA6F">
        <w:t>wo</w:t>
      </w:r>
      <w:r w:rsidR="3CEF989D">
        <w:t xml:space="preserve"> type</w:t>
      </w:r>
      <w:r w:rsidR="7ADE5942">
        <w:t>s</w:t>
      </w:r>
      <w:r w:rsidR="3CEF989D">
        <w:t xml:space="preserve"> of cobalt mining w</w:t>
      </w:r>
      <w:r w:rsidR="1CA12CD2">
        <w:t>ere</w:t>
      </w:r>
      <w:r w:rsidR="3CEF989D">
        <w:t xml:space="preserve"> d</w:t>
      </w:r>
      <w:r w:rsidR="57368FA0">
        <w:t>iscussed</w:t>
      </w:r>
      <w:r w:rsidR="7DA87E4C">
        <w:t>,</w:t>
      </w:r>
      <w:r w:rsidR="57368FA0">
        <w:t xml:space="preserve"> which are </w:t>
      </w:r>
      <w:r w:rsidR="06781FE5">
        <w:t xml:space="preserve">open-pit and underground </w:t>
      </w:r>
      <w:r w:rsidR="537FB7D1">
        <w:t xml:space="preserve">while the extraction process </w:t>
      </w:r>
      <w:r w:rsidR="6DC6AED4">
        <w:t>involved</w:t>
      </w:r>
      <w:r w:rsidR="537FB7D1">
        <w:t xml:space="preserve"> pyrometallurgy, </w:t>
      </w:r>
      <w:proofErr w:type="spellStart"/>
      <w:r w:rsidR="537FB7D1">
        <w:t>hydrometallurgy</w:t>
      </w:r>
      <w:proofErr w:type="spellEnd"/>
      <w:r w:rsidR="537FB7D1">
        <w:t xml:space="preserve"> and vapour-</w:t>
      </w:r>
      <w:r w:rsidR="40D026C7">
        <w:t>metallurgy</w:t>
      </w:r>
      <w:r w:rsidR="241BBF49">
        <w:t xml:space="preserve">. </w:t>
      </w:r>
      <w:r w:rsidR="2360B3F2">
        <w:t xml:space="preserve">Additionally, </w:t>
      </w:r>
      <w:r w:rsidR="47223B7E">
        <w:t>with the use of the</w:t>
      </w:r>
      <w:r w:rsidR="3D7AA5F7">
        <w:t xml:space="preserve"> SimaPro software and adopting the International Reference Life Cycle Data System (ILCD) together</w:t>
      </w:r>
      <w:r w:rsidR="17342FA3">
        <w:t xml:space="preserve"> with</w:t>
      </w:r>
      <w:r w:rsidR="3D7AA5F7">
        <w:t xml:space="preserve"> </w:t>
      </w:r>
      <w:r w:rsidR="5DA5A84E">
        <w:t>the</w:t>
      </w:r>
      <w:r w:rsidR="349C8C6D">
        <w:t xml:space="preserve"> </w:t>
      </w:r>
      <w:r w:rsidR="3D7AA5F7">
        <w:t>Cumulative Energy Demand method (CED)</w:t>
      </w:r>
      <w:r w:rsidR="3AFFAE72">
        <w:t>, it was</w:t>
      </w:r>
      <w:r w:rsidR="1EEA5A2D">
        <w:t>,</w:t>
      </w:r>
      <w:r w:rsidR="3AFFAE72">
        <w:t xml:space="preserve"> therefore</w:t>
      </w:r>
      <w:r w:rsidR="4D4D7668">
        <w:t>,</w:t>
      </w:r>
      <w:r w:rsidR="3AFFAE72">
        <w:t xml:space="preserve"> accounted that for every 1k</w:t>
      </w:r>
      <w:r w:rsidR="2616E98F">
        <w:t xml:space="preserve">g of cobalt produced, about 11.73 kg Co2 eq. </w:t>
      </w:r>
      <w:r w:rsidR="7D8EC71C">
        <w:t>is emitted</w:t>
      </w:r>
      <w:r w:rsidR="088BBDDC">
        <w:t xml:space="preserve"> and this is also as a result of high </w:t>
      </w:r>
      <w:r w:rsidR="5E5566D1">
        <w:t>use</w:t>
      </w:r>
      <w:r w:rsidR="088BBDDC">
        <w:t xml:space="preserve"> </w:t>
      </w:r>
      <w:r w:rsidR="1CB383D9">
        <w:t>of</w:t>
      </w:r>
      <w:r w:rsidR="088BBDDC">
        <w:t xml:space="preserve"> coal fossil fuel in generating </w:t>
      </w:r>
      <w:r w:rsidR="20288946">
        <w:t>the</w:t>
      </w:r>
      <w:r w:rsidR="111C88F9">
        <w:t xml:space="preserve"> </w:t>
      </w:r>
      <w:r w:rsidR="088BBDDC">
        <w:t>electrici</w:t>
      </w:r>
      <w:r w:rsidR="02252778">
        <w:t xml:space="preserve">ty required for </w:t>
      </w:r>
      <w:r w:rsidR="3251D990">
        <w:t xml:space="preserve">cobalt extraction, </w:t>
      </w:r>
      <w:r w:rsidR="145A81C6">
        <w:t>it</w:t>
      </w:r>
      <w:r w:rsidR="3251D990">
        <w:t xml:space="preserve"> was also mentioned that the Democratic </w:t>
      </w:r>
      <w:r w:rsidR="63140B77">
        <w:t>R</w:t>
      </w:r>
      <w:r w:rsidR="1458AE22">
        <w:t>epubli</w:t>
      </w:r>
      <w:r w:rsidR="67C2842A">
        <w:t>c</w:t>
      </w:r>
      <w:r w:rsidR="2127AE8E">
        <w:t xml:space="preserve"> of Congo is the </w:t>
      </w:r>
      <w:r w:rsidR="0F0533EB">
        <w:t>highest</w:t>
      </w:r>
      <w:r w:rsidR="2127AE8E">
        <w:t xml:space="preserve"> miner of cobalt in the world while the highest refiner is China.</w:t>
      </w:r>
      <w:r w:rsidR="3D7AA5F7">
        <w:t xml:space="preserve"> </w:t>
      </w:r>
    </w:p>
    <w:p w14:paraId="437F52BB" w14:textId="25355B5D" w:rsidR="410C454A" w:rsidRDefault="410C454A" w:rsidP="2AE76AD2">
      <w:pPr>
        <w:tabs>
          <w:tab w:val="left" w:pos="2775"/>
        </w:tabs>
        <w:ind w:left="720"/>
      </w:pPr>
    </w:p>
    <w:p w14:paraId="0A04C22C" w14:textId="68C8140F" w:rsidR="410C454A" w:rsidRDefault="410C454A" w:rsidP="2AE76AD2">
      <w:pPr>
        <w:tabs>
          <w:tab w:val="left" w:pos="2775"/>
        </w:tabs>
        <w:ind w:left="720"/>
      </w:pPr>
    </w:p>
    <w:p w14:paraId="6EED7757" w14:textId="3CDA318B" w:rsidR="1ACB1390" w:rsidRDefault="1ACB1390" w:rsidP="227084AF">
      <w:pPr>
        <w:tabs>
          <w:tab w:val="left" w:pos="2775"/>
        </w:tabs>
        <w:ind w:left="720"/>
      </w:pPr>
      <w:r>
        <w:rPr>
          <w:noProof/>
        </w:rPr>
        <w:lastRenderedPageBreak/>
        <w:drawing>
          <wp:inline distT="0" distB="0" distL="0" distR="0" wp14:anchorId="77AABEBC" wp14:editId="7CD334E1">
            <wp:extent cx="5029200" cy="3609975"/>
            <wp:effectExtent l="0" t="0" r="0" b="0"/>
            <wp:docPr id="1397125052" name="Picture 139712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29200" cy="3609975"/>
                    </a:xfrm>
                    <a:prstGeom prst="rect">
                      <a:avLst/>
                    </a:prstGeom>
                  </pic:spPr>
                </pic:pic>
              </a:graphicData>
            </a:graphic>
          </wp:inline>
        </w:drawing>
      </w:r>
    </w:p>
    <w:p w14:paraId="125E5563" w14:textId="48106DCF" w:rsidR="4AFC035C" w:rsidRDefault="4AFC035C" w:rsidP="227084AF">
      <w:pPr>
        <w:pStyle w:val="Heading4"/>
        <w:tabs>
          <w:tab w:val="left" w:pos="2775"/>
        </w:tabs>
      </w:pPr>
      <w:r>
        <w:t>F</w:t>
      </w:r>
      <w:r w:rsidR="1D7A54F4">
        <w:t>igure 8 shows</w:t>
      </w:r>
      <w:r>
        <w:t xml:space="preserve"> energy required in extracting Cobalt in </w:t>
      </w:r>
      <w:r w:rsidR="6BA990C3">
        <w:t xml:space="preserve">Cumulative energy demand. </w:t>
      </w:r>
      <w:r w:rsidR="7E4F193F">
        <w:t>(</w:t>
      </w:r>
      <w:proofErr w:type="spellStart"/>
      <w:r w:rsidR="7E4F193F">
        <w:t>Farjana</w:t>
      </w:r>
      <w:proofErr w:type="spellEnd"/>
      <w:r w:rsidR="6BA990C3">
        <w:t xml:space="preserve"> et al, 2019</w:t>
      </w:r>
      <w:r w:rsidR="05F087C7">
        <w:t>)</w:t>
      </w:r>
    </w:p>
    <w:p w14:paraId="6C449314" w14:textId="40A554C2" w:rsidR="227084AF" w:rsidRDefault="27F97450" w:rsidP="227084AF">
      <w:pPr>
        <w:tabs>
          <w:tab w:val="left" w:pos="2775"/>
        </w:tabs>
        <w:ind w:left="720"/>
      </w:pPr>
      <w:r>
        <w:t xml:space="preserve">Silicon </w:t>
      </w:r>
      <w:r w:rsidR="665A74D0">
        <w:t>i</w:t>
      </w:r>
      <w:r w:rsidR="3F8DEC2E">
        <w:t>s</w:t>
      </w:r>
      <w:r>
        <w:t xml:space="preserve"> the second most abundant mineral on earth</w:t>
      </w:r>
      <w:r w:rsidR="2A282587">
        <w:t>.</w:t>
      </w:r>
      <w:r w:rsidR="3F8DEC2E">
        <w:t xml:space="preserve"> </w:t>
      </w:r>
      <w:r w:rsidR="6FD483F5">
        <w:t>T</w:t>
      </w:r>
      <w:r w:rsidR="3F8DEC2E">
        <w:t xml:space="preserve">he </w:t>
      </w:r>
      <w:r w:rsidR="308EBBEB">
        <w:t>primary</w:t>
      </w:r>
      <w:r>
        <w:t xml:space="preserve"> driver of solar energy,</w:t>
      </w:r>
      <w:r w:rsidR="4BF538A0">
        <w:t xml:space="preserve"> </w:t>
      </w:r>
      <w:proofErr w:type="spellStart"/>
      <w:r w:rsidR="4BF538A0">
        <w:t>Saevarsdottir</w:t>
      </w:r>
      <w:proofErr w:type="spellEnd"/>
      <w:r w:rsidR="4BF538A0">
        <w:t xml:space="preserve"> et al. (2021) gave out an </w:t>
      </w:r>
      <w:r w:rsidR="7E3FFE3A">
        <w:t>emission statistic</w:t>
      </w:r>
      <w:r w:rsidR="1A0816BF">
        <w:t xml:space="preserve"> for silicon extraction, </w:t>
      </w:r>
      <w:r w:rsidR="05AA66F7">
        <w:t>Silicon which is produce</w:t>
      </w:r>
      <w:r w:rsidR="58B3DEE9">
        <w:t>d</w:t>
      </w:r>
      <w:r w:rsidR="05AA66F7">
        <w:t xml:space="preserve"> from the raw material quart</w:t>
      </w:r>
      <w:r w:rsidR="01B3E5F7">
        <w:t xml:space="preserve">z </w:t>
      </w:r>
      <w:r w:rsidR="05AA66F7">
        <w:t>and coke</w:t>
      </w:r>
      <w:r w:rsidR="4E01E193">
        <w:t>,</w:t>
      </w:r>
      <w:r w:rsidR="1A0816BF">
        <w:t xml:space="preserve"> given that </w:t>
      </w:r>
      <w:r w:rsidR="32AB8DE6">
        <w:t xml:space="preserve">for every tonne of Metallurgical grade silicon </w:t>
      </w:r>
      <w:r w:rsidR="0C1D3048">
        <w:t>produced, about</w:t>
      </w:r>
      <w:r w:rsidR="32AB8DE6">
        <w:t xml:space="preserve"> </w:t>
      </w:r>
      <w:r w:rsidR="7A6D3F18">
        <w:t>10.2-12.6 metric tonnes of CO2 is emitted</w:t>
      </w:r>
      <w:r w:rsidR="32AF1244">
        <w:t xml:space="preserve"> which is mainly as a result of energy source</w:t>
      </w:r>
      <w:r w:rsidR="3E6CE7E6">
        <w:t xml:space="preserve"> used for production</w:t>
      </w:r>
      <w:r w:rsidR="32AF1244">
        <w:t>.</w:t>
      </w:r>
      <w:r w:rsidR="107A13F6">
        <w:t xml:space="preserve"> Also, it was established that silicon is usually produced through a </w:t>
      </w:r>
      <w:proofErr w:type="spellStart"/>
      <w:r w:rsidR="107A13F6">
        <w:t>carbothermic</w:t>
      </w:r>
      <w:proofErr w:type="spellEnd"/>
      <w:r w:rsidR="107A13F6">
        <w:t xml:space="preserve"> reaction in </w:t>
      </w:r>
      <w:r w:rsidR="57EB5DBE">
        <w:t>the</w:t>
      </w:r>
      <w:r w:rsidR="7BC0C269">
        <w:t xml:space="preserve"> </w:t>
      </w:r>
      <w:r w:rsidR="107A13F6">
        <w:t>fur</w:t>
      </w:r>
      <w:r w:rsidR="7B914F12">
        <w:t>nace</w:t>
      </w:r>
      <w:r w:rsidR="1AD060F2">
        <w:t>. S</w:t>
      </w:r>
      <w:r w:rsidR="79B41206">
        <w:t>ome</w:t>
      </w:r>
      <w:r w:rsidR="7B914F12">
        <w:t xml:space="preserve"> of the raw materials </w:t>
      </w:r>
      <w:r w:rsidR="3BF1E8A0">
        <w:t>which drive this reaction</w:t>
      </w:r>
      <w:r w:rsidR="393482A5">
        <w:t xml:space="preserve"> are high CO2 emitting</w:t>
      </w:r>
      <w:r w:rsidR="4AD5B2EE">
        <w:t>,</w:t>
      </w:r>
      <w:r w:rsidR="393482A5">
        <w:t xml:space="preserve"> such as</w:t>
      </w:r>
      <w:r w:rsidR="3BF1E8A0">
        <w:t xml:space="preserve"> coal, </w:t>
      </w:r>
      <w:proofErr w:type="spellStart"/>
      <w:r w:rsidR="3BF1E8A0">
        <w:t>woodchip</w:t>
      </w:r>
      <w:proofErr w:type="spellEnd"/>
      <w:r w:rsidR="3BF1E8A0">
        <w:t xml:space="preserve">, </w:t>
      </w:r>
      <w:r w:rsidR="5C1B9162">
        <w:t>charcoal and cok</w:t>
      </w:r>
      <w:r w:rsidR="3D11CD08">
        <w:t>e.</w:t>
      </w:r>
    </w:p>
    <w:p w14:paraId="478DD305" w14:textId="0D64FD41" w:rsidR="7E64DA9B" w:rsidRDefault="26F58E64" w:rsidP="2AE76AD2">
      <w:pPr>
        <w:tabs>
          <w:tab w:val="left" w:pos="2775"/>
        </w:tabs>
        <w:ind w:left="720"/>
        <w:rPr>
          <w:b/>
          <w:bCs/>
        </w:rPr>
      </w:pPr>
      <w:r w:rsidRPr="2AE76AD2">
        <w:rPr>
          <w:rStyle w:val="IntenseReference"/>
        </w:rPr>
        <w:t>3.</w:t>
      </w:r>
      <w:r w:rsidR="7E64DA9B" w:rsidRPr="2AE76AD2">
        <w:rPr>
          <w:rStyle w:val="IntenseReference"/>
        </w:rPr>
        <w:t>2.</w:t>
      </w:r>
      <w:r w:rsidR="2F996192" w:rsidRPr="2AE76AD2">
        <w:rPr>
          <w:rStyle w:val="IntenseReference"/>
        </w:rPr>
        <w:t>2</w:t>
      </w:r>
      <w:r w:rsidR="7E64DA9B" w:rsidRPr="2AE76AD2">
        <w:rPr>
          <w:rStyle w:val="IntenseReference"/>
        </w:rPr>
        <w:t xml:space="preserve"> GREENHOUSE GAS EMISSIONS IN NIGERIA</w:t>
      </w:r>
    </w:p>
    <w:p w14:paraId="36B1A8DF" w14:textId="7653B634" w:rsidR="69B2F5C0" w:rsidRDefault="69B2F5C0" w:rsidP="2AE76AD2">
      <w:pPr>
        <w:tabs>
          <w:tab w:val="left" w:pos="2775"/>
        </w:tabs>
        <w:ind w:left="720"/>
      </w:pPr>
      <w:r>
        <w:t>In the views</w:t>
      </w:r>
      <w:r w:rsidR="5D9689A5">
        <w:t xml:space="preserve"> of </w:t>
      </w:r>
      <w:r w:rsidR="4E500108">
        <w:t>Daisy</w:t>
      </w:r>
      <w:r w:rsidR="5D9689A5">
        <w:t xml:space="preserve"> </w:t>
      </w:r>
      <w:proofErr w:type="spellStart"/>
      <w:r w:rsidR="5D9689A5">
        <w:t>Dunne</w:t>
      </w:r>
      <w:proofErr w:type="spellEnd"/>
      <w:r w:rsidR="5FEBD346">
        <w:t xml:space="preserve"> (</w:t>
      </w:r>
      <w:r w:rsidR="5D9689A5">
        <w:t>2020</w:t>
      </w:r>
      <w:r w:rsidR="08E92EA4">
        <w:t>)</w:t>
      </w:r>
      <w:r w:rsidR="5D9689A5">
        <w:t xml:space="preserve"> on the carbon emiss</w:t>
      </w:r>
      <w:r w:rsidR="65B221C0">
        <w:t xml:space="preserve">ions profile of Nigeria, </w:t>
      </w:r>
      <w:r w:rsidR="74A135AC">
        <w:t>Nigeria takes 17</w:t>
      </w:r>
      <w:r w:rsidR="74A135AC" w:rsidRPr="72141FC5">
        <w:rPr>
          <w:vertAlign w:val="superscript"/>
        </w:rPr>
        <w:t>th</w:t>
      </w:r>
      <w:r w:rsidR="74A135AC">
        <w:t xml:space="preserve"> place </w:t>
      </w:r>
      <w:r w:rsidR="0E4B560E">
        <w:t>among</w:t>
      </w:r>
      <w:r w:rsidR="74A135AC">
        <w:t xml:space="preserve"> the world’s greenhouse gas em</w:t>
      </w:r>
      <w:r w:rsidR="6E3A9F48">
        <w:t>itters</w:t>
      </w:r>
      <w:r w:rsidR="436178CA">
        <w:t>,</w:t>
      </w:r>
      <w:r w:rsidR="009B2BD7">
        <w:t xml:space="preserve"> </w:t>
      </w:r>
      <w:r w:rsidR="1278B899">
        <w:t>primarily</w:t>
      </w:r>
      <w:r w:rsidR="3A3FFD2F">
        <w:t xml:space="preserve"> but not singularly</w:t>
      </w:r>
      <w:r w:rsidR="6E3A9F48">
        <w:t xml:space="preserve"> due to its oil resources</w:t>
      </w:r>
      <w:r w:rsidR="77576B49">
        <w:t xml:space="preserve"> and </w:t>
      </w:r>
      <w:r w:rsidR="388BA87E">
        <w:t>successful</w:t>
      </w:r>
      <w:r w:rsidR="77576B49">
        <w:t xml:space="preserve"> oil and gas exportation since 1965.</w:t>
      </w:r>
      <w:r w:rsidR="09FDAD1C">
        <w:t xml:space="preserve"> </w:t>
      </w:r>
      <w:r w:rsidR="5514758C">
        <w:t>She also mentioned that</w:t>
      </w:r>
      <w:r w:rsidR="023662AF">
        <w:t xml:space="preserve"> Nigeria faces energy crises leading </w:t>
      </w:r>
      <w:r w:rsidR="6F86D1A4">
        <w:t xml:space="preserve">to </w:t>
      </w:r>
      <w:r w:rsidR="69992E47">
        <w:t>it</w:t>
      </w:r>
      <w:r w:rsidR="6E13C1AE">
        <w:t>s</w:t>
      </w:r>
      <w:r w:rsidR="6F86D1A4">
        <w:t xml:space="preserve"> epileptic power supply to the people</w:t>
      </w:r>
      <w:r w:rsidR="3EF23EE2">
        <w:t>;</w:t>
      </w:r>
      <w:r w:rsidR="6F86D1A4">
        <w:t xml:space="preserve"> many </w:t>
      </w:r>
      <w:r w:rsidR="03AEB333">
        <w:t xml:space="preserve">people </w:t>
      </w:r>
      <w:r w:rsidR="6F86D1A4">
        <w:t xml:space="preserve">use fossil fuels </w:t>
      </w:r>
      <w:r w:rsidR="643F0AE4">
        <w:t xml:space="preserve">for carrying out </w:t>
      </w:r>
      <w:r w:rsidR="2E9B2D22">
        <w:t>essential</w:t>
      </w:r>
      <w:r w:rsidR="643F0AE4">
        <w:t xml:space="preserve"> daily activities. </w:t>
      </w:r>
    </w:p>
    <w:p w14:paraId="35754DD3" w14:textId="51E97DDD" w:rsidR="692A7243" w:rsidRDefault="692A7243" w:rsidP="2AE76AD2">
      <w:pPr>
        <w:tabs>
          <w:tab w:val="left" w:pos="2775"/>
        </w:tabs>
        <w:ind w:left="720"/>
      </w:pPr>
      <w:r>
        <w:t xml:space="preserve">Moreover, </w:t>
      </w:r>
      <w:r w:rsidR="417779B8">
        <w:t xml:space="preserve">a study by </w:t>
      </w:r>
      <w:proofErr w:type="spellStart"/>
      <w:r w:rsidR="417779B8">
        <w:t>Ezeokoro</w:t>
      </w:r>
      <w:proofErr w:type="spellEnd"/>
      <w:r w:rsidR="417779B8">
        <w:t xml:space="preserve"> et al. (2020</w:t>
      </w:r>
      <w:r w:rsidR="100ECD26">
        <w:t>)</w:t>
      </w:r>
      <w:r w:rsidR="14AC70C9">
        <w:t xml:space="preserve"> estimated </w:t>
      </w:r>
      <w:r w:rsidR="50A62292">
        <w:t>Nigeria’s</w:t>
      </w:r>
      <w:r w:rsidR="14AC70C9">
        <w:t xml:space="preserve"> CO2 a</w:t>
      </w:r>
      <w:r w:rsidR="4F7AF1AB">
        <w:t>n</w:t>
      </w:r>
      <w:r w:rsidR="14AC70C9">
        <w:t xml:space="preserve">d CH4 emissions </w:t>
      </w:r>
      <w:r w:rsidR="56078B97">
        <w:t xml:space="preserve">since 1965 to 2020 to be about </w:t>
      </w:r>
      <w:r w:rsidR="73450F19">
        <w:t>1.86 billion tonnes and 330 million tonnes</w:t>
      </w:r>
      <w:r w:rsidR="31120642">
        <w:t>,</w:t>
      </w:r>
      <w:r w:rsidR="73450F19">
        <w:t xml:space="preserve"> respectively</w:t>
      </w:r>
      <w:r w:rsidR="1AA8D261">
        <w:t>,</w:t>
      </w:r>
      <w:r w:rsidR="17B785C8">
        <w:t xml:space="preserve"> which is</w:t>
      </w:r>
      <w:r w:rsidR="61294ECF">
        <w:t xml:space="preserve"> due to</w:t>
      </w:r>
      <w:r w:rsidR="296DBD49">
        <w:t xml:space="preserve"> daily</w:t>
      </w:r>
      <w:r w:rsidR="61294ECF">
        <w:t xml:space="preserve"> gas flaring in the Niger</w:t>
      </w:r>
      <w:r w:rsidR="17CCC0DE">
        <w:t xml:space="preserve"> </w:t>
      </w:r>
      <w:r w:rsidR="61294ECF">
        <w:t>Delta oil</w:t>
      </w:r>
      <w:r w:rsidR="6708DA57">
        <w:t>-</w:t>
      </w:r>
      <w:r w:rsidR="61294ECF">
        <w:t>producing r</w:t>
      </w:r>
      <w:r w:rsidR="0E1FD6DD">
        <w:t xml:space="preserve">egion. They </w:t>
      </w:r>
      <w:r w:rsidR="43DBFA8D">
        <w:t>further</w:t>
      </w:r>
      <w:r w:rsidR="0E1FD6DD">
        <w:t xml:space="preserve"> mentioned the visible</w:t>
      </w:r>
      <w:r w:rsidR="10AB60D9">
        <w:t xml:space="preserve"> negative</w:t>
      </w:r>
      <w:r w:rsidR="0E1FD6DD">
        <w:t xml:space="preserve"> changes th</w:t>
      </w:r>
      <w:r w:rsidR="7EAAAD91">
        <w:t>at</w:t>
      </w:r>
      <w:r w:rsidR="0E1FD6DD">
        <w:t xml:space="preserve"> </w:t>
      </w:r>
      <w:r w:rsidR="6D2FD727">
        <w:t>these emissions</w:t>
      </w:r>
      <w:r w:rsidR="1DD50106">
        <w:t>,</w:t>
      </w:r>
      <w:r w:rsidR="3EA6E633">
        <w:t xml:space="preserve"> such as </w:t>
      </w:r>
      <w:r w:rsidR="53303C54">
        <w:t xml:space="preserve">changes in climatic conditions, </w:t>
      </w:r>
      <w:r w:rsidR="29AA1443">
        <w:t>environmental</w:t>
      </w:r>
      <w:r w:rsidR="53303C54">
        <w:t xml:space="preserve"> </w:t>
      </w:r>
      <w:r w:rsidR="1DD50106">
        <w:t>disaster</w:t>
      </w:r>
      <w:r w:rsidR="3BA67CEA">
        <w:t>s</w:t>
      </w:r>
      <w:r w:rsidR="53303C54">
        <w:t xml:space="preserve"> such as fl</w:t>
      </w:r>
      <w:r w:rsidR="4CC9A5F0">
        <w:t xml:space="preserve">ooding, poor </w:t>
      </w:r>
      <w:r w:rsidR="0354588B">
        <w:t>agricultural</w:t>
      </w:r>
      <w:r w:rsidR="4CC9A5F0">
        <w:t xml:space="preserve"> output and </w:t>
      </w:r>
      <w:r w:rsidR="6F31E4A9">
        <w:t>diseases outbreak</w:t>
      </w:r>
      <w:r w:rsidR="5899C34B">
        <w:t>,</w:t>
      </w:r>
      <w:r w:rsidR="1DD50106">
        <w:t xml:space="preserve"> have impacted. </w:t>
      </w:r>
      <w:r w:rsidR="0CD06829">
        <w:t>Berry</w:t>
      </w:r>
      <w:r w:rsidR="71C450E0">
        <w:t xml:space="preserve"> et al. </w:t>
      </w:r>
      <w:r w:rsidR="76D162CB">
        <w:t xml:space="preserve">(2013) </w:t>
      </w:r>
      <w:r w:rsidR="4724A521">
        <w:t>described</w:t>
      </w:r>
      <w:r w:rsidR="2F0FB199">
        <w:t xml:space="preserve"> gas flaring as </w:t>
      </w:r>
      <w:r w:rsidR="1CB2BE83">
        <w:t>releas</w:t>
      </w:r>
      <w:r w:rsidR="39285DD1">
        <w:t>ing</w:t>
      </w:r>
      <w:r w:rsidR="2F0FB199">
        <w:t xml:space="preserve"> toxic gases such as </w:t>
      </w:r>
      <w:r w:rsidR="17F4E93B">
        <w:t>carbon dioxide</w:t>
      </w:r>
      <w:r w:rsidR="3BDCDE61">
        <w:t>, Nitrate gas, sulphuric ga</w:t>
      </w:r>
      <w:r w:rsidR="1A2C6320">
        <w:t xml:space="preserve">s </w:t>
      </w:r>
      <w:r w:rsidR="0706D767">
        <w:t>etc</w:t>
      </w:r>
      <w:r w:rsidR="31EF1033">
        <w:t>.,</w:t>
      </w:r>
      <w:r w:rsidR="0706D767">
        <w:t xml:space="preserve"> into</w:t>
      </w:r>
      <w:r w:rsidR="1F617780">
        <w:t xml:space="preserve"> the atmosphere</w:t>
      </w:r>
      <w:r w:rsidR="3CDD7F5B">
        <w:t xml:space="preserve"> and causing atmospheric pollution.</w:t>
      </w:r>
    </w:p>
    <w:p w14:paraId="076A5D53" w14:textId="60CD4B87" w:rsidR="43DC1170" w:rsidRDefault="43DC1170" w:rsidP="2AE76AD2">
      <w:pPr>
        <w:tabs>
          <w:tab w:val="left" w:pos="2775"/>
        </w:tabs>
        <w:ind w:left="720"/>
      </w:pPr>
      <w:r>
        <w:lastRenderedPageBreak/>
        <w:t xml:space="preserve">Unsurprisingly, the oil and gas sector </w:t>
      </w:r>
      <w:r w:rsidR="29180F16">
        <w:t>is</w:t>
      </w:r>
      <w:r>
        <w:t xml:space="preserve"> not the only contributor to GHG emi</w:t>
      </w:r>
      <w:r w:rsidR="232E8409">
        <w:t>ssions</w:t>
      </w:r>
      <w:r w:rsidR="459D55E1">
        <w:t>;</w:t>
      </w:r>
      <w:r w:rsidR="232E8409">
        <w:t xml:space="preserve"> </w:t>
      </w:r>
      <w:r w:rsidR="32A4E4D8">
        <w:t xml:space="preserve">agriculture, deforestation, </w:t>
      </w:r>
      <w:r w:rsidR="332916FA">
        <w:t>general land use</w:t>
      </w:r>
      <w:r w:rsidR="6B6B9D9C">
        <w:t>,</w:t>
      </w:r>
      <w:r w:rsidR="332916FA">
        <w:t xml:space="preserve"> and </w:t>
      </w:r>
      <w:r w:rsidR="02B1A8D4">
        <w:t>industriali</w:t>
      </w:r>
      <w:r w:rsidR="7293DDEE">
        <w:t>s</w:t>
      </w:r>
      <w:r w:rsidR="02B1A8D4">
        <w:t>ation</w:t>
      </w:r>
      <w:r w:rsidR="332916FA">
        <w:t xml:space="preserve"> constitute </w:t>
      </w:r>
      <w:r w:rsidR="0A5E5116">
        <w:t>Nigeria</w:t>
      </w:r>
      <w:r w:rsidR="1C65ABC1">
        <w:t>’s</w:t>
      </w:r>
      <w:r w:rsidR="1DC35053">
        <w:t xml:space="preserve"> greenhouse gas emissions (</w:t>
      </w:r>
      <w:proofErr w:type="spellStart"/>
      <w:r w:rsidR="037C5950">
        <w:t>Uduu</w:t>
      </w:r>
      <w:proofErr w:type="spellEnd"/>
      <w:r w:rsidR="037C5950">
        <w:t>, 2022).</w:t>
      </w:r>
    </w:p>
    <w:p w14:paraId="4037E591" w14:textId="41CD8081" w:rsidR="663A4202" w:rsidRDefault="663A4202" w:rsidP="2AE76AD2">
      <w:pPr>
        <w:tabs>
          <w:tab w:val="left" w:pos="2775"/>
        </w:tabs>
        <w:ind w:left="720"/>
      </w:pPr>
      <w:r>
        <w:t xml:space="preserve">Combating climate change and cutting emissions is </w:t>
      </w:r>
      <w:r w:rsidR="13A6C318">
        <w:t>a</w:t>
      </w:r>
      <w:r w:rsidR="6F48D4E9">
        <w:t xml:space="preserve"> </w:t>
      </w:r>
      <w:r w:rsidR="57A5A647">
        <w:t>common</w:t>
      </w:r>
      <w:r w:rsidR="6F48D4E9">
        <w:t xml:space="preserve"> topic for everyone</w:t>
      </w:r>
      <w:r w:rsidR="6478169E">
        <w:t xml:space="preserve"> </w:t>
      </w:r>
      <w:r w:rsidR="72BF0D77">
        <w:t>worldwide</w:t>
      </w:r>
      <w:r w:rsidR="4BA4E9DB">
        <w:t>,</w:t>
      </w:r>
      <w:r w:rsidR="6F48D4E9">
        <w:t xml:space="preserve"> and Nigeria is not left behind</w:t>
      </w:r>
      <w:r w:rsidR="074D6BF8">
        <w:t>;</w:t>
      </w:r>
      <w:r w:rsidR="6F48D4E9">
        <w:t xml:space="preserve"> </w:t>
      </w:r>
      <w:r w:rsidR="12374AB2">
        <w:t>just</w:t>
      </w:r>
      <w:r w:rsidR="6F48D4E9">
        <w:t xml:space="preserve"> at the recent COP</w:t>
      </w:r>
      <w:r w:rsidR="75AF6B4D">
        <w:t xml:space="preserve">24 in Glasgow, Nigeria pledged under the </w:t>
      </w:r>
      <w:r w:rsidR="385155E3">
        <w:t>Paris</w:t>
      </w:r>
      <w:r w:rsidR="75AF6B4D">
        <w:t xml:space="preserve"> agreement to do everything possible to </w:t>
      </w:r>
      <w:r w:rsidR="368D8458">
        <w:t>attain net-zero emissions by 2060</w:t>
      </w:r>
      <w:r w:rsidR="285B6C28">
        <w:t xml:space="preserve"> (Federal </w:t>
      </w:r>
      <w:r w:rsidR="67209DAD">
        <w:t>M</w:t>
      </w:r>
      <w:r w:rsidR="329E3FAF">
        <w:t>inistry</w:t>
      </w:r>
      <w:r w:rsidR="285B6C28">
        <w:t xml:space="preserve"> of Environment Nigeria, 2021).</w:t>
      </w:r>
    </w:p>
    <w:p w14:paraId="2DB969F3" w14:textId="4DB97652" w:rsidR="285B6C28" w:rsidRDefault="29EB39F2" w:rsidP="2AE76AD2">
      <w:pPr>
        <w:tabs>
          <w:tab w:val="left" w:pos="2775"/>
        </w:tabs>
        <w:ind w:left="720"/>
      </w:pPr>
      <w:r w:rsidRPr="2AE76AD2">
        <w:rPr>
          <w:rStyle w:val="IntenseReference"/>
        </w:rPr>
        <w:t>3.</w:t>
      </w:r>
      <w:r w:rsidR="285B6C28" w:rsidRPr="2AE76AD2">
        <w:rPr>
          <w:rStyle w:val="IntenseReference"/>
        </w:rPr>
        <w:t>2.</w:t>
      </w:r>
      <w:r w:rsidR="5046EEF9" w:rsidRPr="2AE76AD2">
        <w:rPr>
          <w:rStyle w:val="IntenseReference"/>
        </w:rPr>
        <w:t>3</w:t>
      </w:r>
      <w:r w:rsidR="285B6C28" w:rsidRPr="2AE76AD2">
        <w:rPr>
          <w:rStyle w:val="IntenseReference"/>
        </w:rPr>
        <w:t xml:space="preserve"> </w:t>
      </w:r>
      <w:r w:rsidR="4C27A718" w:rsidRPr="2AE76AD2">
        <w:rPr>
          <w:rStyle w:val="IntenseReference"/>
        </w:rPr>
        <w:t xml:space="preserve">SOLID </w:t>
      </w:r>
      <w:r w:rsidR="285B6C28" w:rsidRPr="2AE76AD2">
        <w:rPr>
          <w:rStyle w:val="IntenseReference"/>
        </w:rPr>
        <w:t xml:space="preserve">MINERAL </w:t>
      </w:r>
      <w:r w:rsidR="01A529E9" w:rsidRPr="2AE76AD2">
        <w:rPr>
          <w:rStyle w:val="IntenseReference"/>
        </w:rPr>
        <w:t>DISCOVERY</w:t>
      </w:r>
      <w:r w:rsidR="587E22DA" w:rsidRPr="2AE76AD2">
        <w:rPr>
          <w:rStyle w:val="IntenseReference"/>
        </w:rPr>
        <w:t xml:space="preserve"> IN NIGERIA</w:t>
      </w:r>
    </w:p>
    <w:p w14:paraId="5BFCF506" w14:textId="17CA1BFF" w:rsidR="155B7911" w:rsidRDefault="155B7911" w:rsidP="2AE76AD2">
      <w:pPr>
        <w:tabs>
          <w:tab w:val="left" w:pos="2775"/>
        </w:tabs>
        <w:ind w:left="720"/>
      </w:pPr>
      <w:r>
        <w:t>According to Idowu (2013), t</w:t>
      </w:r>
      <w:r w:rsidR="70FEF739">
        <w:t xml:space="preserve">he large concentration of a mineral or group of minerals is often </w:t>
      </w:r>
      <w:r w:rsidR="14D8B346">
        <w:t xml:space="preserve">searched </w:t>
      </w:r>
      <w:r w:rsidR="51F24648">
        <w:t>using the various range of survey methods available depending on the type of m</w:t>
      </w:r>
      <w:r w:rsidR="64A1D752">
        <w:t xml:space="preserve">ineral being sourced </w:t>
      </w:r>
      <w:r w:rsidR="59E42EDB">
        <w:t xml:space="preserve">and </w:t>
      </w:r>
      <w:r w:rsidR="10972B7A">
        <w:t xml:space="preserve">then </w:t>
      </w:r>
      <w:r w:rsidR="59E42EDB">
        <w:t>mined in a process called mineral exploration</w:t>
      </w:r>
      <w:r w:rsidR="53E8C377">
        <w:t>;</w:t>
      </w:r>
      <w:r w:rsidR="3CE7023B">
        <w:t xml:space="preserve"> t</w:t>
      </w:r>
      <w:r w:rsidR="77DB86A5">
        <w:t xml:space="preserve">hese minerals </w:t>
      </w:r>
      <w:r w:rsidR="3D155ABD">
        <w:t>are very va</w:t>
      </w:r>
      <w:r w:rsidR="14E39AA6">
        <w:t xml:space="preserve">luable and often used </w:t>
      </w:r>
      <w:r w:rsidR="1B42F5AA">
        <w:t xml:space="preserve">in industries for </w:t>
      </w:r>
      <w:r w:rsidR="63ADD21E">
        <w:t xml:space="preserve">technological </w:t>
      </w:r>
      <w:r w:rsidR="1B42F5AA">
        <w:t>produ</w:t>
      </w:r>
      <w:r w:rsidR="6E4C6D9C">
        <w:t xml:space="preserve">ction or exchanged in the market for </w:t>
      </w:r>
      <w:r w:rsidR="7D220ED8">
        <w:t>it</w:t>
      </w:r>
      <w:r w:rsidR="3CF9B12F">
        <w:t>s</w:t>
      </w:r>
      <w:r w:rsidR="6E4C6D9C">
        <w:t xml:space="preserve"> monetary value</w:t>
      </w:r>
      <w:r w:rsidR="4F3C10AB">
        <w:t xml:space="preserve">. </w:t>
      </w:r>
      <w:r w:rsidR="12211152">
        <w:t xml:space="preserve">He </w:t>
      </w:r>
      <w:r w:rsidR="12A54374">
        <w:t>expatiated</w:t>
      </w:r>
      <w:r w:rsidR="12211152">
        <w:t xml:space="preserve"> </w:t>
      </w:r>
      <w:r w:rsidR="5A31D6B6">
        <w:t>further</w:t>
      </w:r>
      <w:r w:rsidR="12211152">
        <w:t xml:space="preserve"> and specifically</w:t>
      </w:r>
      <w:r w:rsidR="0191E73A">
        <w:t xml:space="preserve"> on</w:t>
      </w:r>
      <w:r w:rsidR="1E51D778">
        <w:t xml:space="preserve"> </w:t>
      </w:r>
      <w:r w:rsidR="1C4C23C8">
        <w:t>the</w:t>
      </w:r>
      <w:r w:rsidR="2B476D2C">
        <w:t xml:space="preserve"> </w:t>
      </w:r>
      <w:r w:rsidR="1E51D778">
        <w:t>history of</w:t>
      </w:r>
      <w:r w:rsidR="0191E73A">
        <w:t xml:space="preserve"> mining in Nigeria</w:t>
      </w:r>
      <w:r w:rsidR="157B5BA8">
        <w:t xml:space="preserve"> which began in 1903</w:t>
      </w:r>
      <w:r w:rsidR="24B86DDC">
        <w:t xml:space="preserve"> </w:t>
      </w:r>
      <w:r w:rsidR="6FA64DB3">
        <w:t>with minerals</w:t>
      </w:r>
      <w:r w:rsidR="24B86DDC">
        <w:t xml:space="preserve"> like tin</w:t>
      </w:r>
      <w:r w:rsidR="4EDB025B">
        <w:t>, gold and base metal</w:t>
      </w:r>
      <w:r w:rsidR="548A7295">
        <w:t>;</w:t>
      </w:r>
      <w:r w:rsidR="1B9BA1DB">
        <w:t xml:space="preserve"> by 1940</w:t>
      </w:r>
      <w:r w:rsidR="5F610C05">
        <w:t>,</w:t>
      </w:r>
      <w:r w:rsidR="20BC26D4">
        <w:t xml:space="preserve"> six years before the first </w:t>
      </w:r>
      <w:r w:rsidR="0B20198A">
        <w:t>mining</w:t>
      </w:r>
      <w:r w:rsidR="20BC26D4">
        <w:t xml:space="preserve"> legislation</w:t>
      </w:r>
      <w:r w:rsidR="3EB37E9E">
        <w:t xml:space="preserve"> was</w:t>
      </w:r>
      <w:r w:rsidR="27E0B201">
        <w:t xml:space="preserve"> passed</w:t>
      </w:r>
      <w:r w:rsidR="0649865D">
        <w:t>,</w:t>
      </w:r>
      <w:r w:rsidR="20BC26D4">
        <w:t xml:space="preserve"> </w:t>
      </w:r>
      <w:r w:rsidR="1B9BA1DB">
        <w:t>tin, coal and columbite</w:t>
      </w:r>
      <w:r w:rsidR="138009C0">
        <w:t xml:space="preserve"> became </w:t>
      </w:r>
      <w:r w:rsidR="457D47F8">
        <w:t>largely produced in Nigeria than anywhere else</w:t>
      </w:r>
      <w:r w:rsidR="66AC9290">
        <w:t xml:space="preserve"> in the world</w:t>
      </w:r>
      <w:r w:rsidR="2E9BB1F6">
        <w:t xml:space="preserve"> a</w:t>
      </w:r>
      <w:r w:rsidR="6C00F0EC">
        <w:t>lthough</w:t>
      </w:r>
      <w:r w:rsidR="66AC9290">
        <w:t>,</w:t>
      </w:r>
      <w:r w:rsidR="04A3EA5B">
        <w:t xml:space="preserve"> he</w:t>
      </w:r>
      <w:r w:rsidR="78F3EB4D">
        <w:t xml:space="preserve"> also</w:t>
      </w:r>
      <w:r w:rsidR="04A3EA5B">
        <w:t xml:space="preserve"> stated that</w:t>
      </w:r>
      <w:r w:rsidR="66AC9290">
        <w:t xml:space="preserve"> as of 2013</w:t>
      </w:r>
      <w:r w:rsidR="041FB839">
        <w:t xml:space="preserve">, Nigeria mining industry constituted 0.3% of </w:t>
      </w:r>
      <w:r w:rsidR="181AC032">
        <w:t>its</w:t>
      </w:r>
      <w:r w:rsidR="041FB839">
        <w:t xml:space="preserve"> GDP because of the </w:t>
      </w:r>
      <w:r w:rsidR="7F1CF650">
        <w:t>significant</w:t>
      </w:r>
      <w:r w:rsidR="041FB839">
        <w:t xml:space="preserve"> con</w:t>
      </w:r>
      <w:r w:rsidR="2E600AA9">
        <w:t>centration o</w:t>
      </w:r>
      <w:r w:rsidR="17A17C0D">
        <w:t>n</w:t>
      </w:r>
      <w:r w:rsidR="2E600AA9">
        <w:t xml:space="preserve"> oil and gas and extremely undeveloped mining industry.</w:t>
      </w:r>
      <w:r w:rsidR="63E558D1">
        <w:t xml:space="preserve"> </w:t>
      </w:r>
    </w:p>
    <w:p w14:paraId="4E513018" w14:textId="41B56E71" w:rsidR="7755AB93" w:rsidRDefault="7755AB93" w:rsidP="2AE76AD2">
      <w:pPr>
        <w:tabs>
          <w:tab w:val="left" w:pos="2775"/>
        </w:tabs>
        <w:ind w:left="720"/>
      </w:pPr>
      <w:r>
        <w:t>Barbour et al. (1982</w:t>
      </w:r>
      <w:r w:rsidR="33DCE52E">
        <w:t>)</w:t>
      </w:r>
      <w:r w:rsidR="6EDAD24E">
        <w:t>,</w:t>
      </w:r>
      <w:r w:rsidR="33DCE52E">
        <w:t xml:space="preserve"> </w:t>
      </w:r>
      <w:r w:rsidR="7CC59F59">
        <w:t xml:space="preserve">as cited in </w:t>
      </w:r>
      <w:proofErr w:type="spellStart"/>
      <w:r w:rsidR="7CC59F59">
        <w:t>Chinago</w:t>
      </w:r>
      <w:proofErr w:type="spellEnd"/>
      <w:r w:rsidR="7CC59F59">
        <w:t xml:space="preserve"> et al.  (2015)</w:t>
      </w:r>
      <w:r w:rsidR="70DD0B4A">
        <w:t>,</w:t>
      </w:r>
      <w:r>
        <w:t xml:space="preserve"> categorised the minerals found in Nigeria </w:t>
      </w:r>
      <w:r w:rsidR="7F5B841F">
        <w:t>into four major groups</w:t>
      </w:r>
      <w:r w:rsidR="531C3EC8">
        <w:t>:</w:t>
      </w:r>
      <w:r w:rsidR="7F5B841F">
        <w:t xml:space="preserve"> fossil fuel, </w:t>
      </w:r>
      <w:r w:rsidR="6AF6F15E">
        <w:t xml:space="preserve">radioactive, metallic and non-metallic minerals. </w:t>
      </w:r>
      <w:proofErr w:type="spellStart"/>
      <w:r w:rsidR="6D79F2F3">
        <w:t>Chinago</w:t>
      </w:r>
      <w:proofErr w:type="spellEnd"/>
      <w:r w:rsidR="6D79F2F3">
        <w:t xml:space="preserve"> et al. (2015) reported some of </w:t>
      </w:r>
      <w:r w:rsidR="25B841C1">
        <w:t xml:space="preserve">the minerals discovered in different </w:t>
      </w:r>
      <w:r w:rsidR="7B97F648">
        <w:t>part</w:t>
      </w:r>
      <w:r w:rsidR="4C2EC4B8">
        <w:t>s</w:t>
      </w:r>
      <w:r w:rsidR="25B841C1">
        <w:t xml:space="preserve"> of Nigeria</w:t>
      </w:r>
      <w:r w:rsidR="6C581FFD">
        <w:t>,</w:t>
      </w:r>
      <w:r w:rsidR="25B841C1">
        <w:t xml:space="preserve"> such as Coal which is </w:t>
      </w:r>
      <w:r w:rsidR="54DCF2D4">
        <w:t xml:space="preserve">about 600 million metric tonnes </w:t>
      </w:r>
      <w:r w:rsidR="591BFCFF">
        <w:t>spread</w:t>
      </w:r>
      <w:r w:rsidR="678C83DE">
        <w:t xml:space="preserve"> across </w:t>
      </w:r>
      <w:r w:rsidR="6C249CB1">
        <w:t>nearly</w:t>
      </w:r>
      <w:r w:rsidR="678C83DE">
        <w:t xml:space="preserve"> 13 states</w:t>
      </w:r>
      <w:r w:rsidR="046D1386">
        <w:t>;</w:t>
      </w:r>
      <w:r w:rsidR="678C83DE">
        <w:t xml:space="preserve"> </w:t>
      </w:r>
      <w:r w:rsidR="72D44A9E">
        <w:t xml:space="preserve">Lead and zinc </w:t>
      </w:r>
      <w:r w:rsidR="45C82E54">
        <w:t>are</w:t>
      </w:r>
      <w:r w:rsidR="72D44A9E">
        <w:t xml:space="preserve"> found in abundance within the </w:t>
      </w:r>
      <w:proofErr w:type="spellStart"/>
      <w:r w:rsidR="28B0054F">
        <w:t>Benue</w:t>
      </w:r>
      <w:proofErr w:type="spellEnd"/>
      <w:r w:rsidR="72D44A9E">
        <w:t xml:space="preserve"> trough</w:t>
      </w:r>
      <w:r w:rsidR="7AE88F28">
        <w:t>. A</w:t>
      </w:r>
      <w:r w:rsidR="2BB096A7">
        <w:t>bout</w:t>
      </w:r>
      <w:r w:rsidR="588D539B">
        <w:t xml:space="preserve"> 230 tonnes </w:t>
      </w:r>
      <w:r w:rsidR="195FD696">
        <w:t>are</w:t>
      </w:r>
      <w:r w:rsidR="588D539B">
        <w:t xml:space="preserve"> produced yearly</w:t>
      </w:r>
      <w:r w:rsidR="19D2DA2D">
        <w:t>;</w:t>
      </w:r>
      <w:r w:rsidR="588D539B">
        <w:t xml:space="preserve"> </w:t>
      </w:r>
      <w:r w:rsidR="2B663AEC">
        <w:t>Tin ore is majorly found in Jos Pl</w:t>
      </w:r>
      <w:r w:rsidR="29B13935">
        <w:t>ateau</w:t>
      </w:r>
      <w:r w:rsidR="2B663AEC">
        <w:t xml:space="preserve"> in </w:t>
      </w:r>
      <w:r w:rsidR="64892B6E">
        <w:t>association</w:t>
      </w:r>
      <w:r w:rsidR="2B663AEC">
        <w:t xml:space="preserve"> with minerals lik</w:t>
      </w:r>
      <w:r w:rsidR="4A5EC69C">
        <w:t xml:space="preserve">e columbite, tantalite, </w:t>
      </w:r>
      <w:proofErr w:type="spellStart"/>
      <w:r w:rsidR="4A5EC69C">
        <w:t>Woltraxmite</w:t>
      </w:r>
      <w:proofErr w:type="spellEnd"/>
      <w:r w:rsidR="495D92B6">
        <w:t xml:space="preserve"> </w:t>
      </w:r>
      <w:r w:rsidR="4A5EC69C">
        <w:t>and molybdenite</w:t>
      </w:r>
      <w:r w:rsidR="521F5B1F">
        <w:t>;</w:t>
      </w:r>
      <w:r w:rsidR="3B5F9659">
        <w:t xml:space="preserve"> copper is often found in association with the lead and zi</w:t>
      </w:r>
      <w:r w:rsidR="6754EA80">
        <w:t>nc vein</w:t>
      </w:r>
      <w:r w:rsidR="2462EB7F">
        <w:t>;</w:t>
      </w:r>
      <w:r w:rsidR="6754EA80">
        <w:t xml:space="preserve"> iron ore is </w:t>
      </w:r>
      <w:r w:rsidR="3242CA58">
        <w:t xml:space="preserve">produced in tonnes at </w:t>
      </w:r>
      <w:proofErr w:type="spellStart"/>
      <w:r w:rsidR="3242CA58">
        <w:t>Itapke</w:t>
      </w:r>
      <w:proofErr w:type="spellEnd"/>
      <w:r w:rsidR="3242CA58">
        <w:t xml:space="preserve">, </w:t>
      </w:r>
      <w:proofErr w:type="spellStart"/>
      <w:r w:rsidR="3242CA58">
        <w:t>Kogi</w:t>
      </w:r>
      <w:proofErr w:type="spellEnd"/>
      <w:r w:rsidR="3242CA58">
        <w:t xml:space="preserve"> state, </w:t>
      </w:r>
      <w:r w:rsidR="591DC79F">
        <w:t xml:space="preserve">gold is </w:t>
      </w:r>
      <w:r w:rsidR="0CD22A19">
        <w:t>usually</w:t>
      </w:r>
      <w:r w:rsidR="591DC79F">
        <w:t xml:space="preserve"> located at the basement complex region of the country, </w:t>
      </w:r>
      <w:r w:rsidR="7EE774A9">
        <w:t>Manganese was also discovered at Oban hill</w:t>
      </w:r>
      <w:r w:rsidR="5693A85B">
        <w:t>. V</w:t>
      </w:r>
      <w:r w:rsidR="58B5BDDA">
        <w:t>arious</w:t>
      </w:r>
      <w:r w:rsidR="436EBE1D">
        <w:t xml:space="preserve"> non-</w:t>
      </w:r>
      <w:r w:rsidR="58B5BDDA">
        <w:t>metallic</w:t>
      </w:r>
      <w:r w:rsidR="436EBE1D">
        <w:t xml:space="preserve"> minerals </w:t>
      </w:r>
      <w:r w:rsidR="6981AE02">
        <w:t xml:space="preserve">such as limestone, marble and glass sand are </w:t>
      </w:r>
      <w:r w:rsidR="469AECC2">
        <w:t>all found in Nigeria.</w:t>
      </w:r>
    </w:p>
    <w:p w14:paraId="60DAA645" w14:textId="71C9A25D" w:rsidR="7755AB93" w:rsidRDefault="469AECC2" w:rsidP="2AE76AD2">
      <w:pPr>
        <w:tabs>
          <w:tab w:val="left" w:pos="2775"/>
        </w:tabs>
        <w:ind w:left="720"/>
      </w:pPr>
      <w:r>
        <w:t xml:space="preserve"> </w:t>
      </w:r>
    </w:p>
    <w:p w14:paraId="74E26545" w14:textId="088C3DC5" w:rsidR="0BB539B6" w:rsidRDefault="0BB539B6" w:rsidP="0BB539B6">
      <w:pPr>
        <w:tabs>
          <w:tab w:val="left" w:pos="2775"/>
        </w:tabs>
      </w:pPr>
    </w:p>
    <w:p w14:paraId="34AB7B35" w14:textId="1D46B97E" w:rsidR="227084AF" w:rsidRDefault="227084AF" w:rsidP="227084AF">
      <w:pPr>
        <w:tabs>
          <w:tab w:val="left" w:pos="2775"/>
        </w:tabs>
      </w:pPr>
    </w:p>
    <w:p w14:paraId="12B0B20A" w14:textId="5E726A26" w:rsidR="227084AF" w:rsidRDefault="227084AF" w:rsidP="227084AF">
      <w:pPr>
        <w:tabs>
          <w:tab w:val="left" w:pos="2775"/>
        </w:tabs>
      </w:pPr>
    </w:p>
    <w:p w14:paraId="4F4724B4" w14:textId="52A7B690" w:rsidR="227084AF" w:rsidRDefault="227084AF" w:rsidP="227084AF">
      <w:pPr>
        <w:tabs>
          <w:tab w:val="left" w:pos="2775"/>
        </w:tabs>
      </w:pPr>
    </w:p>
    <w:p w14:paraId="649F41EF" w14:textId="1B7F5FAA" w:rsidR="227084AF" w:rsidRDefault="227084AF" w:rsidP="227084AF">
      <w:pPr>
        <w:tabs>
          <w:tab w:val="left" w:pos="2775"/>
        </w:tabs>
      </w:pPr>
    </w:p>
    <w:p w14:paraId="46F51B5E" w14:textId="528C880D" w:rsidR="227084AF" w:rsidRDefault="227084AF" w:rsidP="227084AF">
      <w:pPr>
        <w:tabs>
          <w:tab w:val="left" w:pos="2775"/>
        </w:tabs>
      </w:pPr>
    </w:p>
    <w:p w14:paraId="1B28D1E1" w14:textId="5E93EF29" w:rsidR="227084AF" w:rsidRDefault="227084AF" w:rsidP="227084AF">
      <w:pPr>
        <w:tabs>
          <w:tab w:val="left" w:pos="2775"/>
        </w:tabs>
      </w:pPr>
    </w:p>
    <w:p w14:paraId="0273C607" w14:textId="37FD81E4" w:rsidR="227084AF" w:rsidRDefault="227084AF" w:rsidP="227084AF">
      <w:pPr>
        <w:tabs>
          <w:tab w:val="left" w:pos="2775"/>
        </w:tabs>
      </w:pPr>
    </w:p>
    <w:p w14:paraId="1B7EBB41" w14:textId="7CDE6CC7" w:rsidR="5600670E" w:rsidRDefault="5600670E" w:rsidP="5600670E">
      <w:pPr>
        <w:tabs>
          <w:tab w:val="left" w:pos="2775"/>
        </w:tabs>
      </w:pPr>
    </w:p>
    <w:p w14:paraId="5695DA19" w14:textId="520CED39" w:rsidR="13C20073" w:rsidRDefault="11A209C8" w:rsidP="0BB539B6">
      <w:pPr>
        <w:tabs>
          <w:tab w:val="left" w:pos="2775"/>
        </w:tabs>
      </w:pPr>
      <w:r w:rsidRPr="2AE76AD2">
        <w:rPr>
          <w:rStyle w:val="IntenseReference"/>
        </w:rPr>
        <w:lastRenderedPageBreak/>
        <w:t xml:space="preserve">3.3 </w:t>
      </w:r>
      <w:r w:rsidR="52FD2496" w:rsidRPr="2AE76AD2">
        <w:rPr>
          <w:rStyle w:val="IntenseReference"/>
        </w:rPr>
        <w:t>DATA ANALYSIS</w:t>
      </w:r>
    </w:p>
    <w:p w14:paraId="4753FA2C" w14:textId="26DF24D9" w:rsidR="18122516" w:rsidRDefault="18122516" w:rsidP="227084AF">
      <w:pPr>
        <w:tabs>
          <w:tab w:val="left" w:pos="2775"/>
        </w:tabs>
      </w:pPr>
      <w:r>
        <w:t xml:space="preserve">The </w:t>
      </w:r>
      <w:r w:rsidR="444CD737">
        <w:t>table</w:t>
      </w:r>
      <w:r>
        <w:t xml:space="preserve"> </w:t>
      </w:r>
      <w:r w:rsidR="048B6881">
        <w:t>below</w:t>
      </w:r>
      <w:r>
        <w:t xml:space="preserve"> shows the value of CO2</w:t>
      </w:r>
      <w:r w:rsidR="3B722770">
        <w:t xml:space="preserve"> in </w:t>
      </w:r>
      <w:r w:rsidR="14D5A9E1">
        <w:t>(</w:t>
      </w:r>
      <w:r w:rsidR="3B722770">
        <w:t>Kg CO2 Eq.</w:t>
      </w:r>
      <w:r w:rsidR="16A51DC9">
        <w:t>)</w:t>
      </w:r>
      <w:r>
        <w:t xml:space="preserve"> emitted</w:t>
      </w:r>
      <w:r w:rsidR="3C313F1C">
        <w:t xml:space="preserve"> during mining</w:t>
      </w:r>
      <w:r>
        <w:t xml:space="preserve"> </w:t>
      </w:r>
      <w:r w:rsidR="0704FC68">
        <w:t>for every tonne</w:t>
      </w:r>
      <w:r w:rsidR="1B83B1B5">
        <w:t xml:space="preserve"> </w:t>
      </w:r>
      <w:r w:rsidR="0704FC68">
        <w:t xml:space="preserve">of each </w:t>
      </w:r>
      <w:r w:rsidR="4987DD5F">
        <w:t>metal</w:t>
      </w:r>
      <w:r w:rsidR="5C153C67">
        <w:t xml:space="preserve"> mentioned in the literature review.</w:t>
      </w:r>
    </w:p>
    <w:p w14:paraId="28A34811" w14:textId="0DFE4198" w:rsidR="68860710" w:rsidRDefault="68860710" w:rsidP="227084AF">
      <w:pPr>
        <w:tabs>
          <w:tab w:val="left" w:pos="2775"/>
        </w:tabs>
      </w:pPr>
      <w:r>
        <w:t xml:space="preserve">                                                                 </w:t>
      </w:r>
    </w:p>
    <w:tbl>
      <w:tblPr>
        <w:tblStyle w:val="TableGrid"/>
        <w:tblW w:w="0" w:type="auto"/>
        <w:tblLayout w:type="fixed"/>
        <w:tblLook w:val="06A0" w:firstRow="1" w:lastRow="0" w:firstColumn="1" w:lastColumn="0" w:noHBand="1" w:noVBand="1"/>
      </w:tblPr>
      <w:tblGrid>
        <w:gridCol w:w="4508"/>
        <w:gridCol w:w="4611"/>
      </w:tblGrid>
      <w:tr w:rsidR="227084AF" w14:paraId="5152B5E1" w14:textId="77777777" w:rsidTr="227084AF">
        <w:trPr>
          <w:trHeight w:val="1107"/>
        </w:trPr>
        <w:tc>
          <w:tcPr>
            <w:tcW w:w="4508" w:type="dxa"/>
            <w:shd w:val="clear" w:color="auto" w:fill="4472C4" w:themeFill="accent1"/>
          </w:tcPr>
          <w:p w14:paraId="1A56BE71" w14:textId="7642C65D" w:rsidR="51438BE5" w:rsidRDefault="51438BE5" w:rsidP="227084AF">
            <w:pPr>
              <w:jc w:val="center"/>
              <w:rPr>
                <w:color w:val="000000" w:themeColor="text1"/>
                <w:sz w:val="32"/>
                <w:szCs w:val="32"/>
              </w:rPr>
            </w:pPr>
            <w:r w:rsidRPr="227084AF">
              <w:rPr>
                <w:color w:val="000000" w:themeColor="text1"/>
                <w:sz w:val="32"/>
                <w:szCs w:val="32"/>
              </w:rPr>
              <w:t>METALS (TONNE)</w:t>
            </w:r>
          </w:p>
        </w:tc>
        <w:tc>
          <w:tcPr>
            <w:tcW w:w="4611" w:type="dxa"/>
            <w:shd w:val="clear" w:color="auto" w:fill="4472C4" w:themeFill="accent1"/>
          </w:tcPr>
          <w:p w14:paraId="451E9E49" w14:textId="430F500E" w:rsidR="51438BE5" w:rsidRDefault="51438BE5" w:rsidP="227084AF">
            <w:pPr>
              <w:jc w:val="center"/>
              <w:rPr>
                <w:sz w:val="32"/>
                <w:szCs w:val="32"/>
              </w:rPr>
            </w:pPr>
            <w:r w:rsidRPr="227084AF">
              <w:rPr>
                <w:color w:val="000000" w:themeColor="text1"/>
                <w:sz w:val="32"/>
                <w:szCs w:val="32"/>
              </w:rPr>
              <w:t>CARBON EMISSIONS (Kg CO</w:t>
            </w:r>
            <w:r w:rsidRPr="227084AF">
              <w:rPr>
                <w:color w:val="000000" w:themeColor="text1"/>
                <w:sz w:val="32"/>
                <w:szCs w:val="32"/>
                <w:vertAlign w:val="subscript"/>
              </w:rPr>
              <w:t>2</w:t>
            </w:r>
            <w:r w:rsidRPr="227084AF">
              <w:rPr>
                <w:color w:val="000000" w:themeColor="text1"/>
                <w:sz w:val="32"/>
                <w:szCs w:val="32"/>
              </w:rPr>
              <w:t xml:space="preserve"> Eq.)</w:t>
            </w:r>
          </w:p>
        </w:tc>
      </w:tr>
      <w:tr w:rsidR="227084AF" w14:paraId="4797C4DF" w14:textId="77777777" w:rsidTr="227084AF">
        <w:trPr>
          <w:trHeight w:val="715"/>
        </w:trPr>
        <w:tc>
          <w:tcPr>
            <w:tcW w:w="4508" w:type="dxa"/>
          </w:tcPr>
          <w:p w14:paraId="378CA59D" w14:textId="6336800D" w:rsidR="392E985D" w:rsidRDefault="392E985D" w:rsidP="227084AF">
            <w:pPr>
              <w:jc w:val="center"/>
              <w:rPr>
                <w:vertAlign w:val="subscript"/>
              </w:rPr>
            </w:pPr>
            <w:r>
              <w:t>COPPER</w:t>
            </w:r>
            <w:r w:rsidRPr="227084AF">
              <w:rPr>
                <w:vertAlign w:val="subscript"/>
              </w:rPr>
              <w:t>(Desai, 2021)</w:t>
            </w:r>
            <w:r w:rsidR="69CE7875" w:rsidRPr="227084AF">
              <w:rPr>
                <w:vertAlign w:val="subscript"/>
              </w:rPr>
              <w:t xml:space="preserve">  </w:t>
            </w:r>
            <w:r w:rsidR="60B1AC74" w:rsidRPr="227084AF">
              <w:rPr>
                <w:vertAlign w:val="subscript"/>
              </w:rPr>
              <w:t xml:space="preserve">         </w:t>
            </w:r>
            <w:r w:rsidR="69CE7875" w:rsidRPr="227084AF">
              <w:rPr>
                <w:vertAlign w:val="subscript"/>
              </w:rPr>
              <w:t xml:space="preserve">  </w:t>
            </w:r>
            <w:r w:rsidR="129EA6B4" w:rsidRPr="227084AF">
              <w:rPr>
                <w:vertAlign w:val="subscript"/>
              </w:rPr>
              <w:t xml:space="preserve">        </w:t>
            </w:r>
            <w:r>
              <w:t xml:space="preserve"> </w:t>
            </w:r>
          </w:p>
          <w:p w14:paraId="76BFE345" w14:textId="5C03F66A" w:rsidR="7F3CE322" w:rsidRDefault="7F3CE322" w:rsidP="227084AF">
            <w:pPr>
              <w:jc w:val="center"/>
            </w:pPr>
            <w:r w:rsidRPr="227084AF">
              <w:rPr>
                <w:vertAlign w:val="subscript"/>
              </w:rPr>
              <w:t xml:space="preserve">   </w:t>
            </w:r>
          </w:p>
        </w:tc>
        <w:tc>
          <w:tcPr>
            <w:tcW w:w="4611" w:type="dxa"/>
          </w:tcPr>
          <w:p w14:paraId="01499BB3" w14:textId="7F2B75EF" w:rsidR="7E3A13F2" w:rsidRDefault="7E3A13F2" w:rsidP="227084AF">
            <w:pPr>
              <w:jc w:val="center"/>
            </w:pPr>
            <w:r>
              <w:t>2,5</w:t>
            </w:r>
            <w:r w:rsidR="15A46370">
              <w:t>00</w:t>
            </w:r>
          </w:p>
        </w:tc>
      </w:tr>
      <w:tr w:rsidR="227084AF" w14:paraId="623914EA" w14:textId="77777777" w:rsidTr="227084AF">
        <w:trPr>
          <w:trHeight w:val="589"/>
        </w:trPr>
        <w:tc>
          <w:tcPr>
            <w:tcW w:w="4508" w:type="dxa"/>
          </w:tcPr>
          <w:p w14:paraId="79B5AC1C" w14:textId="1B6ADAE4" w:rsidR="71B19024" w:rsidRDefault="71B19024" w:rsidP="227084AF">
            <w:pPr>
              <w:jc w:val="center"/>
              <w:rPr>
                <w:vertAlign w:val="subscript"/>
              </w:rPr>
            </w:pPr>
            <w:r>
              <w:t>LITHIUM</w:t>
            </w:r>
            <w:r w:rsidRPr="227084AF">
              <w:rPr>
                <w:vertAlign w:val="subscript"/>
              </w:rPr>
              <w:t>(</w:t>
            </w:r>
            <w:proofErr w:type="spellStart"/>
            <w:r w:rsidRPr="227084AF">
              <w:rPr>
                <w:vertAlign w:val="subscript"/>
              </w:rPr>
              <w:t>Crawford,2022</w:t>
            </w:r>
            <w:proofErr w:type="spellEnd"/>
            <w:r w:rsidRPr="227084AF">
              <w:rPr>
                <w:vertAlign w:val="subscript"/>
              </w:rPr>
              <w:t>)</w:t>
            </w:r>
            <w:r w:rsidR="494FC9D5" w:rsidRPr="227084AF">
              <w:rPr>
                <w:vertAlign w:val="subscript"/>
              </w:rPr>
              <w:t xml:space="preserve">         </w:t>
            </w:r>
            <w:r w:rsidR="6A4022ED" w:rsidRPr="227084AF">
              <w:rPr>
                <w:vertAlign w:val="subscript"/>
              </w:rPr>
              <w:t xml:space="preserve">     </w:t>
            </w:r>
            <w:r w:rsidRPr="227084AF">
              <w:rPr>
                <w:vertAlign w:val="subscript"/>
              </w:rPr>
              <w:t xml:space="preserve"> </w:t>
            </w:r>
          </w:p>
        </w:tc>
        <w:tc>
          <w:tcPr>
            <w:tcW w:w="4611" w:type="dxa"/>
          </w:tcPr>
          <w:p w14:paraId="7D95E50A" w14:textId="06563678" w:rsidR="21B32F0A" w:rsidRDefault="21B32F0A" w:rsidP="227084AF">
            <w:pPr>
              <w:jc w:val="center"/>
            </w:pPr>
            <w:r>
              <w:t>15,000</w:t>
            </w:r>
          </w:p>
        </w:tc>
      </w:tr>
      <w:tr w:rsidR="227084AF" w14:paraId="204B520C" w14:textId="77777777" w:rsidTr="227084AF">
        <w:trPr>
          <w:trHeight w:val="589"/>
        </w:trPr>
        <w:tc>
          <w:tcPr>
            <w:tcW w:w="4508" w:type="dxa"/>
          </w:tcPr>
          <w:p w14:paraId="108CB02A" w14:textId="3988F72B" w:rsidR="3F952EC1" w:rsidRDefault="3F952EC1" w:rsidP="227084AF">
            <w:pPr>
              <w:jc w:val="center"/>
              <w:rPr>
                <w:vertAlign w:val="subscript"/>
              </w:rPr>
            </w:pPr>
            <w:r>
              <w:t>ZINC</w:t>
            </w:r>
            <w:r w:rsidRPr="227084AF">
              <w:rPr>
                <w:vertAlign w:val="subscript"/>
              </w:rPr>
              <w:t>(</w:t>
            </w:r>
            <w:proofErr w:type="spellStart"/>
            <w:r w:rsidRPr="227084AF">
              <w:rPr>
                <w:vertAlign w:val="subscript"/>
              </w:rPr>
              <w:t>Genderen</w:t>
            </w:r>
            <w:proofErr w:type="spellEnd"/>
            <w:r w:rsidRPr="227084AF">
              <w:rPr>
                <w:vertAlign w:val="subscript"/>
              </w:rPr>
              <w:t xml:space="preserve"> et al. 2016)</w:t>
            </w:r>
            <w:r w:rsidR="6FF670BD" w:rsidRPr="227084AF">
              <w:rPr>
                <w:vertAlign w:val="subscript"/>
              </w:rPr>
              <w:t xml:space="preserve"> </w:t>
            </w:r>
            <w:r w:rsidR="3881F03E" w:rsidRPr="227084AF">
              <w:rPr>
                <w:vertAlign w:val="subscript"/>
              </w:rPr>
              <w:t xml:space="preserve">        </w:t>
            </w:r>
            <w:r w:rsidR="6FF670BD" w:rsidRPr="227084AF">
              <w:rPr>
                <w:vertAlign w:val="subscript"/>
              </w:rPr>
              <w:t xml:space="preserve">    </w:t>
            </w:r>
          </w:p>
        </w:tc>
        <w:tc>
          <w:tcPr>
            <w:tcW w:w="4611" w:type="dxa"/>
          </w:tcPr>
          <w:p w14:paraId="23050A9C" w14:textId="085B02BE" w:rsidR="099AB662" w:rsidRDefault="099AB662" w:rsidP="227084AF">
            <w:pPr>
              <w:jc w:val="center"/>
            </w:pPr>
            <w:r>
              <w:t>780</w:t>
            </w:r>
          </w:p>
        </w:tc>
      </w:tr>
      <w:tr w:rsidR="227084AF" w14:paraId="42072701" w14:textId="77777777" w:rsidTr="227084AF">
        <w:trPr>
          <w:trHeight w:val="561"/>
        </w:trPr>
        <w:tc>
          <w:tcPr>
            <w:tcW w:w="4508" w:type="dxa"/>
          </w:tcPr>
          <w:p w14:paraId="0B7F0E72" w14:textId="5480D10F" w:rsidR="2DDFC8E1" w:rsidRDefault="2DDFC8E1" w:rsidP="227084AF">
            <w:pPr>
              <w:jc w:val="center"/>
              <w:rPr>
                <w:vertAlign w:val="subscript"/>
              </w:rPr>
            </w:pPr>
            <w:r>
              <w:t>NICKEL</w:t>
            </w:r>
            <w:r w:rsidRPr="227084AF">
              <w:rPr>
                <w:vertAlign w:val="subscript"/>
              </w:rPr>
              <w:t>(Nickel institute, 2020)</w:t>
            </w:r>
            <w:r w:rsidR="07D470FE" w:rsidRPr="227084AF">
              <w:rPr>
                <w:vertAlign w:val="subscript"/>
              </w:rPr>
              <w:t xml:space="preserve">        </w:t>
            </w:r>
          </w:p>
        </w:tc>
        <w:tc>
          <w:tcPr>
            <w:tcW w:w="4611" w:type="dxa"/>
          </w:tcPr>
          <w:p w14:paraId="79FFC1A3" w14:textId="12F2141A" w:rsidR="59D51D08" w:rsidRDefault="59D51D08" w:rsidP="227084AF">
            <w:pPr>
              <w:jc w:val="center"/>
            </w:pPr>
            <w:r>
              <w:t>13,000</w:t>
            </w:r>
          </w:p>
        </w:tc>
      </w:tr>
      <w:tr w:rsidR="227084AF" w14:paraId="2CB39F9E" w14:textId="77777777" w:rsidTr="227084AF">
        <w:trPr>
          <w:trHeight w:val="547"/>
        </w:trPr>
        <w:tc>
          <w:tcPr>
            <w:tcW w:w="4508" w:type="dxa"/>
          </w:tcPr>
          <w:p w14:paraId="0E4231FA" w14:textId="30F54FC6" w:rsidR="694A4653" w:rsidRDefault="694A4653" w:rsidP="227084AF">
            <w:pPr>
              <w:jc w:val="center"/>
              <w:rPr>
                <w:vertAlign w:val="subscript"/>
              </w:rPr>
            </w:pPr>
            <w:r>
              <w:t>COBALT</w:t>
            </w:r>
            <w:r w:rsidRPr="227084AF">
              <w:rPr>
                <w:vertAlign w:val="subscript"/>
              </w:rPr>
              <w:t>(</w:t>
            </w:r>
            <w:proofErr w:type="spellStart"/>
            <w:r w:rsidRPr="227084AF">
              <w:rPr>
                <w:vertAlign w:val="subscript"/>
              </w:rPr>
              <w:t>Farjana</w:t>
            </w:r>
            <w:proofErr w:type="spellEnd"/>
            <w:r w:rsidRPr="227084AF">
              <w:rPr>
                <w:vertAlign w:val="subscript"/>
              </w:rPr>
              <w:t xml:space="preserve"> et al., 2019) </w:t>
            </w:r>
            <w:r w:rsidR="755F7A5A" w:rsidRPr="227084AF">
              <w:rPr>
                <w:vertAlign w:val="subscript"/>
              </w:rPr>
              <w:t xml:space="preserve">        </w:t>
            </w:r>
            <w:r w:rsidRPr="227084AF">
              <w:rPr>
                <w:vertAlign w:val="subscript"/>
              </w:rPr>
              <w:t xml:space="preserve"> </w:t>
            </w:r>
          </w:p>
        </w:tc>
        <w:tc>
          <w:tcPr>
            <w:tcW w:w="4611" w:type="dxa"/>
          </w:tcPr>
          <w:p w14:paraId="56837A42" w14:textId="18D35592" w:rsidR="694A4653" w:rsidRDefault="694A4653" w:rsidP="227084AF">
            <w:pPr>
              <w:jc w:val="center"/>
            </w:pPr>
            <w:r>
              <w:t>11,730</w:t>
            </w:r>
          </w:p>
        </w:tc>
      </w:tr>
      <w:tr w:rsidR="227084AF" w14:paraId="47505454" w14:textId="77777777" w:rsidTr="227084AF">
        <w:trPr>
          <w:trHeight w:val="533"/>
        </w:trPr>
        <w:tc>
          <w:tcPr>
            <w:tcW w:w="4508" w:type="dxa"/>
          </w:tcPr>
          <w:p w14:paraId="1E992D8D" w14:textId="23FEA664" w:rsidR="5569E5B4" w:rsidRDefault="5569E5B4" w:rsidP="227084AF">
            <w:pPr>
              <w:jc w:val="center"/>
              <w:rPr>
                <w:vertAlign w:val="subscript"/>
              </w:rPr>
            </w:pPr>
            <w:r>
              <w:t>SILICON</w:t>
            </w:r>
            <w:r w:rsidRPr="227084AF">
              <w:rPr>
                <w:vertAlign w:val="subscript"/>
              </w:rPr>
              <w:t>(</w:t>
            </w:r>
            <w:proofErr w:type="spellStart"/>
            <w:r w:rsidRPr="227084AF">
              <w:rPr>
                <w:vertAlign w:val="subscript"/>
              </w:rPr>
              <w:t>Saevarsdottir</w:t>
            </w:r>
            <w:proofErr w:type="spellEnd"/>
            <w:r w:rsidRPr="227084AF">
              <w:rPr>
                <w:vertAlign w:val="subscript"/>
              </w:rPr>
              <w:t xml:space="preserve"> et al., </w:t>
            </w:r>
            <w:r w:rsidR="0DA83482" w:rsidRPr="227084AF">
              <w:rPr>
                <w:vertAlign w:val="subscript"/>
              </w:rPr>
              <w:t>2021)</w:t>
            </w:r>
          </w:p>
        </w:tc>
        <w:tc>
          <w:tcPr>
            <w:tcW w:w="4611" w:type="dxa"/>
          </w:tcPr>
          <w:p w14:paraId="3B5D3CE7" w14:textId="2BBBA78B" w:rsidR="671842D8" w:rsidRDefault="671842D8" w:rsidP="227084AF">
            <w:pPr>
              <w:jc w:val="center"/>
            </w:pPr>
            <w:r>
              <w:t>10.200</w:t>
            </w:r>
          </w:p>
        </w:tc>
      </w:tr>
    </w:tbl>
    <w:p w14:paraId="37FCD821" w14:textId="6D53237A" w:rsidR="236AF250" w:rsidRDefault="236AF250" w:rsidP="227084AF">
      <w:pPr>
        <w:pStyle w:val="Heading4"/>
      </w:pPr>
      <w:r>
        <w:t xml:space="preserve">Table 1 shows the </w:t>
      </w:r>
      <w:r w:rsidR="169DC588">
        <w:t>different minerals required for green energy transitions and the amount of CO2 em</w:t>
      </w:r>
      <w:r w:rsidR="05739A86">
        <w:t>itted during their mining extraction phase.</w:t>
      </w:r>
    </w:p>
    <w:p w14:paraId="04C7F6F3" w14:textId="3A668BB7" w:rsidR="227084AF" w:rsidRDefault="227084AF" w:rsidP="227084AF"/>
    <w:p w14:paraId="1BBC73A4" w14:textId="55DC42F9" w:rsidR="0F0BF7D8" w:rsidRDefault="0F0BF7D8" w:rsidP="227084AF">
      <w:pPr>
        <w:tabs>
          <w:tab w:val="left" w:pos="2775"/>
        </w:tabs>
      </w:pPr>
      <w:r>
        <w:t xml:space="preserve">The table above shows the </w:t>
      </w:r>
      <w:r w:rsidR="2EAD65F6">
        <w:t>environment</w:t>
      </w:r>
      <w:r w:rsidR="4FDF257F">
        <w:t xml:space="preserve">al </w:t>
      </w:r>
      <w:r>
        <w:t xml:space="preserve">impact when every tonne of each </w:t>
      </w:r>
      <w:r w:rsidR="676FE6E5">
        <w:t>mineral,</w:t>
      </w:r>
      <w:r>
        <w:t xml:space="preserve"> </w:t>
      </w:r>
      <w:r w:rsidR="010DFB7B">
        <w:t>copper, lithium, zinc, nickel, cobalt and silicon</w:t>
      </w:r>
      <w:r w:rsidR="5323AC22">
        <w:t>,</w:t>
      </w:r>
      <w:r w:rsidR="78B7A4E7">
        <w:t xml:space="preserve"> </w:t>
      </w:r>
      <w:r w:rsidR="2F319818">
        <w:t xml:space="preserve">is </w:t>
      </w:r>
      <w:r w:rsidR="010DFB7B">
        <w:t xml:space="preserve">extracted during </w:t>
      </w:r>
      <w:r w:rsidR="7919C729">
        <w:t>the</w:t>
      </w:r>
      <w:r w:rsidR="78B7A4E7">
        <w:t xml:space="preserve"> </w:t>
      </w:r>
      <w:r w:rsidR="010DFB7B">
        <w:t>mining s</w:t>
      </w:r>
      <w:r w:rsidR="459544EE">
        <w:t>tage. As can be seen, Lithium emits the most</w:t>
      </w:r>
      <w:r w:rsidR="4CC2EFA2">
        <w:t>,</w:t>
      </w:r>
      <w:r w:rsidR="459544EE">
        <w:t xml:space="preserve"> followed by </w:t>
      </w:r>
      <w:r w:rsidR="1F055345">
        <w:t>Nickel and then cobalt which is the third highest</w:t>
      </w:r>
      <w:r w:rsidR="60596557">
        <w:t>.</w:t>
      </w:r>
    </w:p>
    <w:p w14:paraId="50503F4F" w14:textId="6EC1F723" w:rsidR="5CA7BE97" w:rsidRDefault="5CA7BE97" w:rsidP="227084AF">
      <w:pPr>
        <w:tabs>
          <w:tab w:val="left" w:pos="2775"/>
        </w:tabs>
      </w:pPr>
      <w:r>
        <w:t>The</w:t>
      </w:r>
      <w:r w:rsidR="1F055345">
        <w:t xml:space="preserve"> </w:t>
      </w:r>
      <w:r>
        <w:t xml:space="preserve">table above has also been illustrated in a graph as seen </w:t>
      </w:r>
      <w:r w:rsidR="7A55E037">
        <w:t>in figure 9 below</w:t>
      </w:r>
      <w:r>
        <w:t>:</w:t>
      </w:r>
    </w:p>
    <w:p w14:paraId="1BE7F7B2" w14:textId="17DB296A" w:rsidR="227084AF" w:rsidRDefault="227084AF" w:rsidP="227084AF">
      <w:pPr>
        <w:tabs>
          <w:tab w:val="left" w:pos="2775"/>
        </w:tabs>
      </w:pPr>
    </w:p>
    <w:p w14:paraId="7E58F83A" w14:textId="6B2343A4" w:rsidR="227084AF" w:rsidRDefault="227084AF" w:rsidP="227084AF">
      <w:pPr>
        <w:tabs>
          <w:tab w:val="left" w:pos="2775"/>
        </w:tabs>
      </w:pPr>
    </w:p>
    <w:p w14:paraId="183A4A8F" w14:textId="0BE1DD38" w:rsidR="227084AF" w:rsidRDefault="227084AF" w:rsidP="227084AF">
      <w:pPr>
        <w:tabs>
          <w:tab w:val="left" w:pos="2775"/>
        </w:tabs>
      </w:pPr>
    </w:p>
    <w:p w14:paraId="173A08D4" w14:textId="4D0EB747" w:rsidR="729BE046" w:rsidRDefault="729BE046">
      <w:r>
        <w:rPr>
          <w:noProof/>
        </w:rPr>
        <w:lastRenderedPageBreak/>
        <w:drawing>
          <wp:inline distT="0" distB="0" distL="0" distR="0" wp14:anchorId="338C7DEB" wp14:editId="3CF08014">
            <wp:extent cx="5125702" cy="3086100"/>
            <wp:effectExtent l="0" t="0" r="0" b="0"/>
            <wp:docPr id="117825908" name="Picture 11782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25702" cy="3086100"/>
                    </a:xfrm>
                    <a:prstGeom prst="rect">
                      <a:avLst/>
                    </a:prstGeom>
                  </pic:spPr>
                </pic:pic>
              </a:graphicData>
            </a:graphic>
          </wp:inline>
        </w:drawing>
      </w:r>
    </w:p>
    <w:p w14:paraId="19C53E2F" w14:textId="464ABF9A" w:rsidR="3E27E25B" w:rsidRDefault="3E27E25B" w:rsidP="227084AF">
      <w:pPr>
        <w:pStyle w:val="Heading4"/>
        <w:tabs>
          <w:tab w:val="left" w:pos="2775"/>
        </w:tabs>
      </w:pPr>
      <w:r>
        <w:t xml:space="preserve">Figure 9 shows the graph of Carbon emissions </w:t>
      </w:r>
      <w:r w:rsidR="7F82FD29">
        <w:t>released during the mining of various green minerals.</w:t>
      </w:r>
    </w:p>
    <w:p w14:paraId="4F79F743" w14:textId="537219A3" w:rsidR="5CA7BE97" w:rsidRDefault="5CA7BE97" w:rsidP="227084AF">
      <w:pPr>
        <w:pStyle w:val="Heading4"/>
        <w:tabs>
          <w:tab w:val="left" w:pos="2775"/>
        </w:tabs>
      </w:pPr>
      <w:r>
        <w:t xml:space="preserve"> </w:t>
      </w:r>
    </w:p>
    <w:p w14:paraId="6E94EA88" w14:textId="2E0D1CA7" w:rsidR="13C20073" w:rsidRDefault="4F7BEEED" w:rsidP="0BB539B6">
      <w:pPr>
        <w:tabs>
          <w:tab w:val="left" w:pos="2775"/>
        </w:tabs>
      </w:pPr>
      <w:r w:rsidRPr="2AE76AD2">
        <w:rPr>
          <w:rStyle w:val="IntenseReference"/>
        </w:rPr>
        <w:t>3.4 KEY FINDINGS</w:t>
      </w:r>
    </w:p>
    <w:p w14:paraId="6D2C2625" w14:textId="5B7F96C1" w:rsidR="13C20073" w:rsidRDefault="289DE063" w:rsidP="0BB539B6">
      <w:pPr>
        <w:tabs>
          <w:tab w:val="left" w:pos="2775"/>
        </w:tabs>
      </w:pPr>
      <w:r>
        <w:t xml:space="preserve">According to the authors whose works were reviewed above, it can be seen and proved that mineral extraction is one of the contributors to the climate change issues we are facing </w:t>
      </w:r>
      <w:r w:rsidR="1FAE35B3">
        <w:t>worldwide</w:t>
      </w:r>
      <w:r w:rsidR="11B03956">
        <w:t>;</w:t>
      </w:r>
      <w:r>
        <w:t xml:space="preserve"> the authors have proven and shown us the equivalent of CO2 that is emitted during the mining of some of the </w:t>
      </w:r>
      <w:r w:rsidR="23DB983E">
        <w:t>essential</w:t>
      </w:r>
      <w:r>
        <w:t xml:space="preserve"> minerals that we require to aid the movement to cleaner energy. Viewing the results above, Lithium seems to have a higher emission rate which the author </w:t>
      </w:r>
      <w:r w:rsidR="14DC67FB">
        <w:t>proved</w:t>
      </w:r>
      <w:r w:rsidR="1FAE35B3">
        <w:t xml:space="preserve"> </w:t>
      </w:r>
      <w:r>
        <w:t xml:space="preserve">to be due to the use of fossil fuels used in generating </w:t>
      </w:r>
      <w:r w:rsidR="65ACAC14">
        <w:t xml:space="preserve">the </w:t>
      </w:r>
      <w:r>
        <w:t>electricity required for mining</w:t>
      </w:r>
      <w:r w:rsidR="2C6D2961">
        <w:t>;</w:t>
      </w:r>
      <w:r>
        <w:t xml:space="preserve"> many of the authors whose works were reviewed above also mentioned a similar reason which is another </w:t>
      </w:r>
      <w:r w:rsidR="1FAE35B3">
        <w:t>pro</w:t>
      </w:r>
      <w:r w:rsidR="4173EB3C">
        <w:t>of</w:t>
      </w:r>
      <w:r>
        <w:t xml:space="preserve"> of how fossil fuels </w:t>
      </w:r>
      <w:r w:rsidR="2A1C39B2">
        <w:t>are</w:t>
      </w:r>
      <w:r>
        <w:t xml:space="preserve"> both a blessing and a curse to humanity. Cobalt, nickel, zinc, copper, silicon and lithium have all shown different carbon emission </w:t>
      </w:r>
      <w:r w:rsidR="49EE8823">
        <w:t>level</w:t>
      </w:r>
      <w:r w:rsidR="24E72552">
        <w:t>s</w:t>
      </w:r>
      <w:r w:rsidR="1FAE35B3">
        <w:t xml:space="preserve"> </w:t>
      </w:r>
      <w:r>
        <w:t>per every 1000kg of the mineral mined</w:t>
      </w:r>
      <w:r w:rsidR="7071392A">
        <w:t>,</w:t>
      </w:r>
      <w:r>
        <w:t xml:space="preserve"> as shown in the graph above.</w:t>
      </w:r>
    </w:p>
    <w:p w14:paraId="5F171E09" w14:textId="7983FB1B" w:rsidR="687EA485" w:rsidRDefault="7C707FC2" w:rsidP="428CD814">
      <w:pPr>
        <w:tabs>
          <w:tab w:val="left" w:pos="2775"/>
        </w:tabs>
      </w:pPr>
      <w:r w:rsidRPr="2AE76AD2">
        <w:rPr>
          <w:rStyle w:val="IntenseReference"/>
        </w:rPr>
        <w:t>3.</w:t>
      </w:r>
      <w:r w:rsidR="6417A65C" w:rsidRPr="195D8DC3">
        <w:rPr>
          <w:rStyle w:val="IntenseReference"/>
        </w:rPr>
        <w:t>5</w:t>
      </w:r>
      <w:r w:rsidR="687EA485" w:rsidRPr="2AE76AD2">
        <w:rPr>
          <w:rStyle w:val="IntenseReference"/>
        </w:rPr>
        <w:t xml:space="preserve"> </w:t>
      </w:r>
      <w:r w:rsidR="687EA485" w:rsidRPr="157753CE">
        <w:rPr>
          <w:rStyle w:val="IntenseReference"/>
        </w:rPr>
        <w:t>POTENTIAL</w:t>
      </w:r>
      <w:r w:rsidR="687EA485" w:rsidRPr="2AE76AD2">
        <w:rPr>
          <w:rStyle w:val="IntenseReference"/>
        </w:rPr>
        <w:t xml:space="preserve"> CARBON EMISS</w:t>
      </w:r>
      <w:r w:rsidR="000F65EC" w:rsidRPr="2AE76AD2">
        <w:rPr>
          <w:rStyle w:val="IntenseReference"/>
        </w:rPr>
        <w:t>IONS IN NIGERIA</w:t>
      </w:r>
    </w:p>
    <w:p w14:paraId="7044D4D7" w14:textId="01810805" w:rsidR="227084AF" w:rsidRDefault="765D9C85" w:rsidP="0DA6F7FC">
      <w:pPr>
        <w:tabs>
          <w:tab w:val="left" w:pos="2775"/>
        </w:tabs>
      </w:pPr>
      <w:r>
        <w:t xml:space="preserve">According to </w:t>
      </w:r>
      <w:proofErr w:type="spellStart"/>
      <w:r>
        <w:t>Azubuike</w:t>
      </w:r>
      <w:proofErr w:type="spellEnd"/>
      <w:r>
        <w:t xml:space="preserve"> et al. (2022), due to the plunge in oil </w:t>
      </w:r>
      <w:r w:rsidR="70F472D4">
        <w:t>price</w:t>
      </w:r>
      <w:r w:rsidR="711367E5">
        <w:t>s</w:t>
      </w:r>
      <w:r>
        <w:t xml:space="preserve"> between 2018 and 2019, </w:t>
      </w:r>
      <w:r w:rsidR="70F472D4">
        <w:t>Nigeria</w:t>
      </w:r>
      <w:r w:rsidR="5C8FE013">
        <w:t>’s</w:t>
      </w:r>
      <w:r>
        <w:t xml:space="preserve"> economy is forced to adopt the mineral resources corridor method in other to diversify its economy and sustain </w:t>
      </w:r>
      <w:r w:rsidR="70F472D4">
        <w:t>it</w:t>
      </w:r>
      <w:r w:rsidR="6DF609C9">
        <w:t>s</w:t>
      </w:r>
      <w:r>
        <w:t xml:space="preserve"> people by tapping into her solid minerals, also as cited in the paper, </w:t>
      </w:r>
      <w:proofErr w:type="spellStart"/>
      <w:r>
        <w:t>olade</w:t>
      </w:r>
      <w:proofErr w:type="spellEnd"/>
      <w:r>
        <w:t xml:space="preserve"> (2019) mentioned some of the minerals such as tin, lead &amp; zinc, copper, lithium, gold, baryte, bitumen, coal, iron ore etc</w:t>
      </w:r>
      <w:r w:rsidR="58904322">
        <w:t>.</w:t>
      </w:r>
      <w:r w:rsidR="79013AC1">
        <w:t>,</w:t>
      </w:r>
      <w:r>
        <w:t xml:space="preserve"> that Nigeria is blessed with. However, this is just one of the many reasons that </w:t>
      </w:r>
      <w:r w:rsidR="70F472D4">
        <w:t>pos</w:t>
      </w:r>
      <w:r w:rsidR="027B49ED">
        <w:t>e</w:t>
      </w:r>
      <w:r w:rsidR="70F472D4">
        <w:t xml:space="preserve"> </w:t>
      </w:r>
      <w:r>
        <w:t xml:space="preserve">potential </w:t>
      </w:r>
      <w:r w:rsidR="34B68716">
        <w:t>future</w:t>
      </w:r>
      <w:r w:rsidR="70F472D4">
        <w:t xml:space="preserve"> </w:t>
      </w:r>
      <w:r>
        <w:t xml:space="preserve">pressure on </w:t>
      </w:r>
      <w:r w:rsidR="793DD089">
        <w:t>the</w:t>
      </w:r>
      <w:r w:rsidR="70F472D4">
        <w:t xml:space="preserve"> </w:t>
      </w:r>
      <w:r>
        <w:t>mineral resources of Nigeria</w:t>
      </w:r>
      <w:r w:rsidR="4EFD7E19">
        <w:t>;</w:t>
      </w:r>
      <w:r>
        <w:t xml:space="preserve"> another reason is the signing of the Paris agreement at the COP26</w:t>
      </w:r>
      <w:r w:rsidR="22DA2E58">
        <w:t>;</w:t>
      </w:r>
      <w:r w:rsidR="70F472D4">
        <w:t xml:space="preserve"> th</w:t>
      </w:r>
      <w:r w:rsidR="092BE09A">
        <w:t>is</w:t>
      </w:r>
      <w:r>
        <w:t xml:space="preserve"> means the Nigerian economy has joined the race to meet Net zero by 2050 and will now have to follow the long-term low emissions development strategies (Department of Climate Change, Federal Ministry of Environment, Nigeria, 2021).</w:t>
      </w:r>
    </w:p>
    <w:p w14:paraId="5832E202" w14:textId="18606B90" w:rsidR="227084AF" w:rsidRDefault="7833F1CB" w:rsidP="0DA6F7FC">
      <w:pPr>
        <w:tabs>
          <w:tab w:val="left" w:pos="2775"/>
        </w:tabs>
      </w:pPr>
      <w:r>
        <w:t xml:space="preserve">Consequently, </w:t>
      </w:r>
      <w:r w:rsidR="6170CD04">
        <w:t xml:space="preserve">due to a glaring </w:t>
      </w:r>
      <w:r w:rsidR="19E6DCD2">
        <w:t xml:space="preserve">increase in </w:t>
      </w:r>
      <w:r w:rsidR="6170CD04">
        <w:t>future demand</w:t>
      </w:r>
      <w:r w:rsidR="5274E6A3">
        <w:t xml:space="preserve"> from mines and the analysis of emissions being generated at different mineral </w:t>
      </w:r>
      <w:r w:rsidR="6CF054C4">
        <w:t xml:space="preserve">extraction sites above, there is a predicted increase in </w:t>
      </w:r>
      <w:r w:rsidR="5193FA39">
        <w:t>emission</w:t>
      </w:r>
      <w:r w:rsidR="4A9246C5">
        <w:t>s</w:t>
      </w:r>
      <w:r w:rsidR="6CF054C4">
        <w:t xml:space="preserve"> from mining in Niger</w:t>
      </w:r>
      <w:r w:rsidR="37DE349C">
        <w:t>ia if a cleaner energy solution is not introduced into the mining sector.</w:t>
      </w:r>
    </w:p>
    <w:p w14:paraId="3C452A3D" w14:textId="29D8CAFF" w:rsidR="5600670E" w:rsidRDefault="5600670E" w:rsidP="5600670E">
      <w:pPr>
        <w:tabs>
          <w:tab w:val="left" w:pos="2775"/>
        </w:tabs>
      </w:pPr>
    </w:p>
    <w:p w14:paraId="714E81C4" w14:textId="0CC4B149" w:rsidR="04E06323" w:rsidRDefault="04E06323" w:rsidP="26A9AF1E">
      <w:pPr>
        <w:tabs>
          <w:tab w:val="left" w:pos="2775"/>
        </w:tabs>
        <w:ind w:left="720"/>
        <w:jc w:val="center"/>
        <w:rPr>
          <w:rStyle w:val="IntenseReference"/>
        </w:rPr>
      </w:pPr>
      <w:r w:rsidRPr="227084AF">
        <w:rPr>
          <w:rStyle w:val="IntenseReference"/>
        </w:rPr>
        <w:t>Chapter four</w:t>
      </w:r>
    </w:p>
    <w:p w14:paraId="75297F4A" w14:textId="4FB5E16F" w:rsidR="000F65EC" w:rsidRDefault="0396FBCF" w:rsidP="227084AF">
      <w:pPr>
        <w:tabs>
          <w:tab w:val="left" w:pos="2775"/>
        </w:tabs>
        <w:rPr>
          <w:rStyle w:val="IntenseReference"/>
        </w:rPr>
      </w:pPr>
      <w:r w:rsidRPr="227084AF">
        <w:rPr>
          <w:rStyle w:val="IntenseReference"/>
        </w:rPr>
        <w:t>4.1 recommendation</w:t>
      </w:r>
      <w:r w:rsidR="30B46ED7">
        <w:t xml:space="preserve"> </w:t>
      </w:r>
    </w:p>
    <w:p w14:paraId="17D8CAAC" w14:textId="032D5590" w:rsidR="000F65EC" w:rsidRDefault="3E2BD5AE" w:rsidP="227084AF">
      <w:pPr>
        <w:tabs>
          <w:tab w:val="left" w:pos="2775"/>
        </w:tabs>
      </w:pPr>
      <w:r>
        <w:t>As stated by IEA,2021, m</w:t>
      </w:r>
      <w:r w:rsidR="36C60B2A">
        <w:t xml:space="preserve">inerals are one of the </w:t>
      </w:r>
      <w:r w:rsidR="04A75FF1">
        <w:t>essential</w:t>
      </w:r>
      <w:r w:rsidR="52F3443B">
        <w:t xml:space="preserve"> tools required to meet a net zero economy</w:t>
      </w:r>
      <w:r w:rsidR="18EA71B3">
        <w:t>,</w:t>
      </w:r>
      <w:r w:rsidR="65DABD1D">
        <w:t xml:space="preserve"> </w:t>
      </w:r>
      <w:r w:rsidR="7879126C">
        <w:t xml:space="preserve">however </w:t>
      </w:r>
      <w:r w:rsidR="65DABD1D">
        <w:t>not all minerals are important in the race</w:t>
      </w:r>
      <w:r w:rsidR="5587D12C">
        <w:t>,</w:t>
      </w:r>
      <w:r w:rsidR="6ED643BE">
        <w:t xml:space="preserve"> and some </w:t>
      </w:r>
      <w:r w:rsidR="786EF1A0">
        <w:t>of the</w:t>
      </w:r>
      <w:r w:rsidR="6ED643BE">
        <w:t xml:space="preserve"> </w:t>
      </w:r>
      <w:r w:rsidR="3BC7A93B">
        <w:t>crucial</w:t>
      </w:r>
      <w:r w:rsidR="6ED643BE">
        <w:t xml:space="preserve"> minerals are copper,</w:t>
      </w:r>
      <w:r w:rsidR="7F088127">
        <w:t xml:space="preserve"> zinc, cobalt, </w:t>
      </w:r>
      <w:r w:rsidR="1ECA7C9B">
        <w:t>and</w:t>
      </w:r>
      <w:r w:rsidR="3073922B">
        <w:t xml:space="preserve"> </w:t>
      </w:r>
      <w:r w:rsidR="7F088127">
        <w:t>lithiu</w:t>
      </w:r>
      <w:r w:rsidR="04B555DA">
        <w:t>m etc</w:t>
      </w:r>
      <w:r w:rsidR="14E25A77">
        <w:t>.,</w:t>
      </w:r>
      <w:r w:rsidR="04B555DA">
        <w:t xml:space="preserve"> which abundance of them </w:t>
      </w:r>
      <w:r w:rsidR="04C3512C">
        <w:t>have been</w:t>
      </w:r>
      <w:r w:rsidR="04B555DA">
        <w:t xml:space="preserve"> discovered in Nigeria</w:t>
      </w:r>
      <w:r w:rsidR="714B3B53">
        <w:t>, my internship is part of the ongoing search to rediscover the extent of th</w:t>
      </w:r>
      <w:r w:rsidR="50D504A5">
        <w:t>ese</w:t>
      </w:r>
      <w:r w:rsidR="714B3B53">
        <w:t xml:space="preserve"> mineral</w:t>
      </w:r>
      <w:r w:rsidR="4AB9C6A5">
        <w:t>s</w:t>
      </w:r>
      <w:r w:rsidR="714B3B53">
        <w:t xml:space="preserve">. </w:t>
      </w:r>
      <w:r w:rsidR="716D7F83">
        <w:t>The presence of th</w:t>
      </w:r>
      <w:r w:rsidR="76AF5B62">
        <w:t>ese</w:t>
      </w:r>
      <w:r w:rsidR="1912C270">
        <w:t xml:space="preserve"> </w:t>
      </w:r>
      <w:r w:rsidR="0C849C7B">
        <w:t>uncommon</w:t>
      </w:r>
      <w:r w:rsidR="716D7F83">
        <w:t xml:space="preserve"> minerals and </w:t>
      </w:r>
      <w:r w:rsidR="07D4C442">
        <w:t>all</w:t>
      </w:r>
      <w:r w:rsidR="716D7F83">
        <w:t xml:space="preserve"> the reasons stated a</w:t>
      </w:r>
      <w:r w:rsidR="64FE951B">
        <w:t>bove</w:t>
      </w:r>
      <w:r w:rsidR="2F8CB7A4">
        <w:t xml:space="preserve"> </w:t>
      </w:r>
      <w:r w:rsidR="14020D76">
        <w:t>show</w:t>
      </w:r>
      <w:r w:rsidR="73099466">
        <w:t xml:space="preserve"> </w:t>
      </w:r>
      <w:r w:rsidR="112AA408">
        <w:t>a</w:t>
      </w:r>
      <w:r w:rsidR="73099466">
        <w:t xml:space="preserve"> pointer to future emissions in Nigeria</w:t>
      </w:r>
      <w:r w:rsidR="74DCC17C">
        <w:t xml:space="preserve"> due to more intensive mining activities in the quest to extract these minerals. Nigeria</w:t>
      </w:r>
      <w:r w:rsidR="1FAF3AC4">
        <w:t xml:space="preserve"> and </w:t>
      </w:r>
      <w:r w:rsidR="604AD9B0">
        <w:t xml:space="preserve">other countries need </w:t>
      </w:r>
      <w:r w:rsidR="074B465C">
        <w:t>these minerals</w:t>
      </w:r>
      <w:r w:rsidR="604AD9B0">
        <w:t xml:space="preserve"> to build a carbon</w:t>
      </w:r>
      <w:r w:rsidR="40154A65">
        <w:t>-</w:t>
      </w:r>
      <w:r w:rsidR="604AD9B0">
        <w:t>free economy and restore damage</w:t>
      </w:r>
      <w:r w:rsidR="532D745A">
        <w:t>s that have been done by climate change</w:t>
      </w:r>
      <w:r w:rsidR="416DC56B">
        <w:t>;</w:t>
      </w:r>
      <w:r w:rsidR="49848C31">
        <w:t xml:space="preserve"> therefore</w:t>
      </w:r>
      <w:r w:rsidR="3F83D5B2">
        <w:t>,</w:t>
      </w:r>
      <w:r w:rsidR="49848C31">
        <w:t xml:space="preserve"> there is a </w:t>
      </w:r>
      <w:r w:rsidR="52940F16">
        <w:t>high chance of tonnes</w:t>
      </w:r>
      <w:r w:rsidR="14C550E6">
        <w:t xml:space="preserve"> of</w:t>
      </w:r>
      <w:r w:rsidR="49848C31">
        <w:t xml:space="preserve"> CO2 emissions from </w:t>
      </w:r>
      <w:r w:rsidR="3C78FB62">
        <w:t xml:space="preserve">future </w:t>
      </w:r>
      <w:r w:rsidR="49848C31">
        <w:t>mining activi</w:t>
      </w:r>
      <w:r w:rsidR="20D4B83B">
        <w:t>ties in</w:t>
      </w:r>
      <w:r w:rsidR="77E91CE7">
        <w:t xml:space="preserve"> Nigeria</w:t>
      </w:r>
      <w:r w:rsidR="36A0EB6E">
        <w:t xml:space="preserve"> due to the discovery of these minerals within the Nigeria Geology.</w:t>
      </w:r>
    </w:p>
    <w:p w14:paraId="17CC6413" w14:textId="52038A94" w:rsidR="5EEA9C9D" w:rsidRDefault="5EEA9C9D" w:rsidP="167D7F8D">
      <w:pPr>
        <w:tabs>
          <w:tab w:val="left" w:pos="2775"/>
        </w:tabs>
      </w:pPr>
      <w:r>
        <w:t xml:space="preserve">I do recommend that the Nigeria economy do </w:t>
      </w:r>
      <w:r w:rsidR="544A1335">
        <w:t>investigate</w:t>
      </w:r>
      <w:r>
        <w:t xml:space="preserve"> how to sustainabl</w:t>
      </w:r>
      <w:r w:rsidR="0BB7182D">
        <w:t>y</w:t>
      </w:r>
      <w:r>
        <w:t xml:space="preserve"> extract mineral</w:t>
      </w:r>
      <w:r w:rsidR="6B2C6049">
        <w:t xml:space="preserve">s without causing </w:t>
      </w:r>
      <w:r w:rsidR="4617C2B7">
        <w:t>further</w:t>
      </w:r>
      <w:r w:rsidR="6B2C6049">
        <w:t xml:space="preserve"> damage to the environment</w:t>
      </w:r>
      <w:r w:rsidR="10F01E20">
        <w:t>;</w:t>
      </w:r>
      <w:r w:rsidR="6B2C6049">
        <w:t xml:space="preserve"> according to </w:t>
      </w:r>
      <w:r w:rsidR="4068114B">
        <w:t xml:space="preserve">Dike et al. </w:t>
      </w:r>
      <w:r w:rsidR="013F5D5D">
        <w:t>(2020),</w:t>
      </w:r>
      <w:r w:rsidR="62296B28">
        <w:t xml:space="preserve"> </w:t>
      </w:r>
      <w:r w:rsidR="6B2C6049">
        <w:t>carb</w:t>
      </w:r>
      <w:r w:rsidR="5B92743D">
        <w:t>on capturing</w:t>
      </w:r>
      <w:r w:rsidR="5353D031">
        <w:t xml:space="preserve"> and storage</w:t>
      </w:r>
      <w:r w:rsidR="241830D7">
        <w:t xml:space="preserve"> </w:t>
      </w:r>
      <w:r w:rsidR="2B301711">
        <w:t xml:space="preserve">is an </w:t>
      </w:r>
      <w:r w:rsidR="4BCC442E">
        <w:t>effective</w:t>
      </w:r>
      <w:r w:rsidR="2B301711">
        <w:t xml:space="preserve"> method in removing excess CO2 in the </w:t>
      </w:r>
      <w:r w:rsidR="0FF9A2CD">
        <w:t>environment</w:t>
      </w:r>
      <w:r w:rsidR="58214C03">
        <w:t>,</w:t>
      </w:r>
      <w:r w:rsidR="4BD024B4">
        <w:t xml:space="preserve"> but Nigeria doesn’t have any projects on this yet</w:t>
      </w:r>
      <w:r w:rsidR="277966E4">
        <w:t>. Therefore, there is</w:t>
      </w:r>
      <w:r w:rsidR="2B301711">
        <w:t xml:space="preserve"> </w:t>
      </w:r>
      <w:r w:rsidR="343956DD">
        <w:t>a</w:t>
      </w:r>
      <w:r w:rsidR="4BCC442E">
        <w:t xml:space="preserve"> </w:t>
      </w:r>
      <w:r w:rsidR="241830D7">
        <w:t>need</w:t>
      </w:r>
      <w:r w:rsidR="5B92743D">
        <w:t xml:space="preserve"> to </w:t>
      </w:r>
      <w:r w:rsidR="7C1C2AE9">
        <w:t>consider</w:t>
      </w:r>
      <w:r w:rsidR="5B92743D">
        <w:t xml:space="preserve"> if </w:t>
      </w:r>
      <w:r w:rsidR="241830D7">
        <w:t>th</w:t>
      </w:r>
      <w:r w:rsidR="06CBD97D">
        <w:t>is</w:t>
      </w:r>
      <w:r w:rsidR="5B92743D">
        <w:t xml:space="preserve"> </w:t>
      </w:r>
      <w:r w:rsidR="3FD55CD9">
        <w:t>method</w:t>
      </w:r>
      <w:r w:rsidR="0868DB85">
        <w:t xml:space="preserve"> is a suitable fit for </w:t>
      </w:r>
      <w:r w:rsidR="1AC288F9">
        <w:t>Nigeria</w:t>
      </w:r>
      <w:r w:rsidR="58ADAC1E">
        <w:t>’s</w:t>
      </w:r>
      <w:r w:rsidR="0868DB85">
        <w:t xml:space="preserve"> Geology and can </w:t>
      </w:r>
      <w:r w:rsidR="6F021E90">
        <w:t xml:space="preserve">be </w:t>
      </w:r>
      <w:r w:rsidR="0868DB85">
        <w:t xml:space="preserve">used at mines if no other </w:t>
      </w:r>
      <w:r w:rsidR="32C12DA4">
        <w:t>better</w:t>
      </w:r>
      <w:r w:rsidR="1108B7F2">
        <w:t xml:space="preserve"> </w:t>
      </w:r>
      <w:r w:rsidR="0868DB85">
        <w:t>op</w:t>
      </w:r>
      <w:r w:rsidR="3F0B48BA">
        <w:t>tions are available.</w:t>
      </w:r>
    </w:p>
    <w:p w14:paraId="2C9EDC79" w14:textId="621FA72D" w:rsidR="73766BCC" w:rsidRDefault="73766BCC" w:rsidP="0DA6F7FC">
      <w:pPr>
        <w:tabs>
          <w:tab w:val="left" w:pos="2775"/>
        </w:tabs>
      </w:pPr>
      <w:r>
        <w:t xml:space="preserve">Also, the use of solar panels in generating electricity is now a big topic in the </w:t>
      </w:r>
      <w:r w:rsidR="5B2BD1CB">
        <w:t>Nigeria</w:t>
      </w:r>
      <w:r w:rsidR="0860DC5A">
        <w:t>n</w:t>
      </w:r>
      <w:r w:rsidR="286C61B0">
        <w:t xml:space="preserve"> economy</w:t>
      </w:r>
      <w:r w:rsidR="31832140">
        <w:t>. A</w:t>
      </w:r>
      <w:r w:rsidR="5B2BD1CB">
        <w:t>ctions</w:t>
      </w:r>
      <w:r w:rsidR="286C61B0">
        <w:t xml:space="preserve"> have been taken since the last COP26 to </w:t>
      </w:r>
      <w:r w:rsidR="0834CD51">
        <w:t>disseminate</w:t>
      </w:r>
      <w:r w:rsidR="286C61B0">
        <w:t xml:space="preserve"> solar panel</w:t>
      </w:r>
      <w:r w:rsidR="5D018014">
        <w:t xml:space="preserve">s to federal offices. I would recommend the use of solar power in mines to power mining activities which </w:t>
      </w:r>
      <w:r w:rsidR="6FB1111E">
        <w:t>is also a lot cheaper than the use of fossil fuel</w:t>
      </w:r>
      <w:r w:rsidR="2EDB24BD">
        <w:t>;</w:t>
      </w:r>
      <w:r w:rsidR="6FB1111E">
        <w:t xml:space="preserve"> </w:t>
      </w:r>
      <w:r w:rsidR="5A4B4A77">
        <w:t>according to</w:t>
      </w:r>
      <w:r w:rsidR="6DAFEF5F">
        <w:t xml:space="preserve"> </w:t>
      </w:r>
      <w:proofErr w:type="spellStart"/>
      <w:r w:rsidR="6DAFEF5F">
        <w:t>Igogo</w:t>
      </w:r>
      <w:proofErr w:type="spellEnd"/>
      <w:r w:rsidR="6DAFEF5F">
        <w:t xml:space="preserve"> et al. (2020),</w:t>
      </w:r>
      <w:r w:rsidR="5A4B4A77">
        <w:t xml:space="preserve"> </w:t>
      </w:r>
      <w:r w:rsidR="6FB1111E">
        <w:t xml:space="preserve">mining is very energy </w:t>
      </w:r>
      <w:r w:rsidR="616DCF00">
        <w:t>intensive and has the tendency</w:t>
      </w:r>
      <w:r w:rsidR="1AA02A48">
        <w:t xml:space="preserve"> </w:t>
      </w:r>
      <w:r w:rsidR="55B6ADE2">
        <w:t xml:space="preserve">to grow in the future </w:t>
      </w:r>
      <w:r w:rsidR="13ECCA6A">
        <w:t>due to increasing population and the new for raw materials in industrial activities, t</w:t>
      </w:r>
      <w:r w:rsidR="26FB8A85">
        <w:t>he integration of renewable energy in mining activities was introduced</w:t>
      </w:r>
      <w:r w:rsidR="254688CE">
        <w:t xml:space="preserve"> and concluded to be the best option for clean energy to be used for minin</w:t>
      </w:r>
      <w:r w:rsidR="5D84D79B">
        <w:t xml:space="preserve">g. </w:t>
      </w:r>
      <w:r w:rsidR="0D5DB9BF">
        <w:t>However,</w:t>
      </w:r>
      <w:r w:rsidR="1AA02A48">
        <w:t xml:space="preserve"> modifications can be made to solar power to </w:t>
      </w:r>
      <w:r w:rsidR="45E6B7B6">
        <w:t xml:space="preserve">meet up with the intensity of </w:t>
      </w:r>
      <w:r w:rsidR="174DF683">
        <w:t>mining</w:t>
      </w:r>
      <w:r w:rsidR="45E6B7B6">
        <w:t xml:space="preserve"> operation</w:t>
      </w:r>
      <w:r w:rsidR="57A27359">
        <w:t>s</w:t>
      </w:r>
      <w:r w:rsidR="45E6B7B6">
        <w:t>.</w:t>
      </w:r>
    </w:p>
    <w:p w14:paraId="3D7CF328" w14:textId="49554D27" w:rsidR="0BB539B6" w:rsidRDefault="0BB539B6" w:rsidP="0BB539B6">
      <w:pPr>
        <w:tabs>
          <w:tab w:val="left" w:pos="2775"/>
        </w:tabs>
      </w:pPr>
    </w:p>
    <w:p w14:paraId="167B57CD" w14:textId="4567F98C" w:rsidR="72141FC5" w:rsidRDefault="16548A56" w:rsidP="72141FC5">
      <w:pPr>
        <w:tabs>
          <w:tab w:val="left" w:pos="2775"/>
        </w:tabs>
      </w:pPr>
      <w:r w:rsidRPr="227084AF">
        <w:rPr>
          <w:rStyle w:val="IntenseReference"/>
        </w:rPr>
        <w:t>4.2 limitations</w:t>
      </w:r>
    </w:p>
    <w:p w14:paraId="54D9ED67" w14:textId="6A024853" w:rsidR="227084AF" w:rsidRDefault="28D9CABD" w:rsidP="227084AF">
      <w:pPr>
        <w:tabs>
          <w:tab w:val="left" w:pos="2775"/>
        </w:tabs>
      </w:pPr>
      <w:r>
        <w:t xml:space="preserve">The only limitation to </w:t>
      </w:r>
      <w:r w:rsidR="37359589">
        <w:t xml:space="preserve">this </w:t>
      </w:r>
      <w:r w:rsidR="0F93F3A5">
        <w:t>prediction</w:t>
      </w:r>
      <w:r>
        <w:t xml:space="preserve"> is the </w:t>
      </w:r>
      <w:r w:rsidR="5DFCA789">
        <w:t>need for</w:t>
      </w:r>
      <w:r>
        <w:t xml:space="preserve"> extensive research focused on the </w:t>
      </w:r>
      <w:r w:rsidR="26774A81">
        <w:t>subject</w:t>
      </w:r>
      <w:r>
        <w:t xml:space="preserve"> </w:t>
      </w:r>
      <w:r w:rsidR="6BB8D35B">
        <w:t>matter</w:t>
      </w:r>
      <w:r w:rsidR="19C4A9C3">
        <w:t xml:space="preserve"> </w:t>
      </w:r>
      <w:r w:rsidR="0CD69119">
        <w:t xml:space="preserve">and providing </w:t>
      </w:r>
      <w:r w:rsidR="1AEC8B04">
        <w:t>a</w:t>
      </w:r>
      <w:r w:rsidR="17B7E377">
        <w:t xml:space="preserve"> </w:t>
      </w:r>
      <w:r w:rsidR="0CD69119">
        <w:t>solution</w:t>
      </w:r>
      <w:r w:rsidR="3FB8F7A6">
        <w:t xml:space="preserve"> to effectively and sustainably mine our natural resources without causing further damage to the environment</w:t>
      </w:r>
      <w:r w:rsidR="0440411A">
        <w:t>.</w:t>
      </w:r>
      <w:r w:rsidR="34E0BFB6">
        <w:t xml:space="preserve"> </w:t>
      </w:r>
      <w:r w:rsidR="655AD192">
        <w:t>There</w:t>
      </w:r>
      <w:r w:rsidR="34E0BFB6">
        <w:t xml:space="preserve"> is</w:t>
      </w:r>
      <w:r w:rsidR="09E8601A">
        <w:t xml:space="preserve"> also</w:t>
      </w:r>
      <w:r w:rsidR="34E0BFB6">
        <w:t xml:space="preserve"> </w:t>
      </w:r>
      <w:r w:rsidR="06C9DD83">
        <w:t>a</w:t>
      </w:r>
      <w:r w:rsidR="2797A7C2">
        <w:t xml:space="preserve"> </w:t>
      </w:r>
      <w:r w:rsidR="34E0BFB6">
        <w:t>lack of adequate data telling us</w:t>
      </w:r>
      <w:r w:rsidR="06085EFA">
        <w:t xml:space="preserve"> the extent </w:t>
      </w:r>
      <w:r w:rsidR="6DFA9BCF">
        <w:t>of the minerals resource</w:t>
      </w:r>
      <w:r w:rsidR="396CADC9">
        <w:t xml:space="preserve"> in Nigeria</w:t>
      </w:r>
      <w:r w:rsidR="1F73CAE4">
        <w:t>,</w:t>
      </w:r>
      <w:r w:rsidR="6DFA9BCF">
        <w:t xml:space="preserve"> which is one</w:t>
      </w:r>
      <w:r w:rsidR="19AAEAD0">
        <w:t xml:space="preserve"> </w:t>
      </w:r>
      <w:r w:rsidR="4A1C46EA">
        <w:t>piece of</w:t>
      </w:r>
      <w:r w:rsidR="79EE328E">
        <w:t xml:space="preserve"> </w:t>
      </w:r>
      <w:r w:rsidR="19AAEAD0">
        <w:t>information</w:t>
      </w:r>
      <w:r w:rsidR="6DFA9BCF">
        <w:t xml:space="preserve"> </w:t>
      </w:r>
      <w:r w:rsidR="14E3FD8D">
        <w:t>my</w:t>
      </w:r>
      <w:r w:rsidR="6DFA9BCF">
        <w:t xml:space="preserve"> internship</w:t>
      </w:r>
      <w:r w:rsidR="3F4F120B">
        <w:t xml:space="preserve"> </w:t>
      </w:r>
      <w:r w:rsidR="2BF1785E">
        <w:t>aim</w:t>
      </w:r>
      <w:r w:rsidR="1A3EB68A">
        <w:t>s</w:t>
      </w:r>
      <w:r w:rsidR="0CF32780">
        <w:t xml:space="preserve"> to provide</w:t>
      </w:r>
      <w:r w:rsidR="70AC3893">
        <w:t>. However,</w:t>
      </w:r>
      <w:r w:rsidR="2233A899">
        <w:t xml:space="preserve"> there is still ongoing work as of the time of this report</w:t>
      </w:r>
      <w:r w:rsidR="3479BFF5">
        <w:t xml:space="preserve">. </w:t>
      </w:r>
      <w:r w:rsidR="0A7FE558">
        <w:t xml:space="preserve"> </w:t>
      </w:r>
      <w:r w:rsidR="06085EFA">
        <w:t xml:space="preserve"> </w:t>
      </w:r>
      <w:r w:rsidR="34E0BFB6">
        <w:t xml:space="preserve"> </w:t>
      </w:r>
      <w:r w:rsidR="0440411A">
        <w:t xml:space="preserve"> </w:t>
      </w:r>
    </w:p>
    <w:p w14:paraId="5D7FE050" w14:textId="2F5E09A7" w:rsidR="227084AF" w:rsidRDefault="227084AF" w:rsidP="227084AF">
      <w:pPr>
        <w:tabs>
          <w:tab w:val="left" w:pos="2775"/>
        </w:tabs>
        <w:rPr>
          <w:rStyle w:val="IntenseReference"/>
        </w:rPr>
      </w:pPr>
    </w:p>
    <w:p w14:paraId="49C4CD7A" w14:textId="69F3709A" w:rsidR="227084AF" w:rsidRDefault="227084AF" w:rsidP="227084AF">
      <w:pPr>
        <w:tabs>
          <w:tab w:val="left" w:pos="2775"/>
        </w:tabs>
        <w:rPr>
          <w:rStyle w:val="IntenseReference"/>
        </w:rPr>
      </w:pPr>
    </w:p>
    <w:p w14:paraId="5CCBCA7E" w14:textId="328DCC00" w:rsidR="227084AF" w:rsidRDefault="227084AF" w:rsidP="227084AF">
      <w:pPr>
        <w:tabs>
          <w:tab w:val="left" w:pos="2775"/>
        </w:tabs>
        <w:rPr>
          <w:rStyle w:val="IntenseReference"/>
        </w:rPr>
      </w:pPr>
    </w:p>
    <w:p w14:paraId="3CA5A30C" w14:textId="39870CF2" w:rsidR="227084AF" w:rsidRDefault="227084AF" w:rsidP="227084AF">
      <w:pPr>
        <w:tabs>
          <w:tab w:val="left" w:pos="2775"/>
        </w:tabs>
        <w:rPr>
          <w:rStyle w:val="IntenseReference"/>
        </w:rPr>
      </w:pPr>
    </w:p>
    <w:p w14:paraId="76948517" w14:textId="5C8D3D93" w:rsidR="227084AF" w:rsidRDefault="227084AF" w:rsidP="227084AF">
      <w:pPr>
        <w:tabs>
          <w:tab w:val="left" w:pos="2775"/>
        </w:tabs>
        <w:rPr>
          <w:rStyle w:val="IntenseReference"/>
        </w:rPr>
      </w:pPr>
    </w:p>
    <w:p w14:paraId="77E68290" w14:textId="24040087" w:rsidR="7C58A838" w:rsidRDefault="7C58A838" w:rsidP="7C58A838">
      <w:pPr>
        <w:tabs>
          <w:tab w:val="left" w:pos="2775"/>
        </w:tabs>
        <w:rPr>
          <w:rStyle w:val="IntenseReference"/>
        </w:rPr>
      </w:pPr>
    </w:p>
    <w:p w14:paraId="69BB6189" w14:textId="0C233905" w:rsidR="5600670E" w:rsidRDefault="5600670E" w:rsidP="5600670E">
      <w:pPr>
        <w:tabs>
          <w:tab w:val="left" w:pos="2775"/>
        </w:tabs>
        <w:rPr>
          <w:rStyle w:val="IntenseReference"/>
        </w:rPr>
      </w:pPr>
    </w:p>
    <w:p w14:paraId="5D181D2F" w14:textId="4042238B" w:rsidR="16548A56" w:rsidRDefault="16548A56" w:rsidP="227084AF">
      <w:pPr>
        <w:tabs>
          <w:tab w:val="left" w:pos="2775"/>
        </w:tabs>
        <w:jc w:val="center"/>
        <w:rPr>
          <w:rStyle w:val="IntenseReference"/>
        </w:rPr>
      </w:pPr>
      <w:r w:rsidRPr="227084AF">
        <w:rPr>
          <w:rStyle w:val="IntenseReference"/>
        </w:rPr>
        <w:lastRenderedPageBreak/>
        <w:t>Chapter five</w:t>
      </w:r>
    </w:p>
    <w:p w14:paraId="79903ABF" w14:textId="4319CC36" w:rsidR="16548A56" w:rsidRDefault="16548A56" w:rsidP="227084AF">
      <w:pPr>
        <w:tabs>
          <w:tab w:val="left" w:pos="2775"/>
        </w:tabs>
        <w:rPr>
          <w:rStyle w:val="IntenseReference"/>
        </w:rPr>
      </w:pPr>
      <w:r w:rsidRPr="227084AF">
        <w:rPr>
          <w:rStyle w:val="IntenseReference"/>
        </w:rPr>
        <w:t>5.1 conclusions</w:t>
      </w:r>
    </w:p>
    <w:p w14:paraId="0D3B2A61" w14:textId="55B5AD26" w:rsidR="77124FA7" w:rsidRDefault="0607DAE4" w:rsidP="77124FA7">
      <w:pPr>
        <w:tabs>
          <w:tab w:val="left" w:pos="2775"/>
        </w:tabs>
      </w:pPr>
      <w:r>
        <w:t>Mining</w:t>
      </w:r>
      <w:r w:rsidR="61C75970">
        <w:t>,</w:t>
      </w:r>
      <w:r>
        <w:t xml:space="preserve"> a </w:t>
      </w:r>
      <w:r w:rsidR="0B559524">
        <w:t>part</w:t>
      </w:r>
      <w:r>
        <w:t xml:space="preserve"> of the energy sector</w:t>
      </w:r>
      <w:r w:rsidR="75705F1B">
        <w:t>,</w:t>
      </w:r>
      <w:r>
        <w:t xml:space="preserve"> </w:t>
      </w:r>
      <w:r w:rsidR="3C9E160A">
        <w:t>is currently influenced by the energy transition</w:t>
      </w:r>
      <w:r w:rsidR="551C066E">
        <w:t xml:space="preserve"> plans countries have pledged to under the Paris agreement</w:t>
      </w:r>
      <w:r w:rsidR="6CACC7D4">
        <w:t xml:space="preserve">. </w:t>
      </w:r>
      <w:r w:rsidR="5ED0CCE8">
        <w:t xml:space="preserve">According to Henderson et al. (2021), </w:t>
      </w:r>
      <w:r w:rsidR="1DE47AC4">
        <w:t>electrification</w:t>
      </w:r>
      <w:r w:rsidR="5ED0CCE8">
        <w:t xml:space="preserve"> of the economy </w:t>
      </w:r>
      <w:r w:rsidR="27F24841">
        <w:t>using</w:t>
      </w:r>
      <w:r w:rsidR="3E233F81">
        <w:t xml:space="preserve"> renewable sources is the </w:t>
      </w:r>
      <w:r w:rsidR="52ADD80D">
        <w:t>fundamental</w:t>
      </w:r>
      <w:r w:rsidR="3E233F81">
        <w:t xml:space="preserve"> driver </w:t>
      </w:r>
      <w:r w:rsidR="7CEE2A7D">
        <w:t>of</w:t>
      </w:r>
      <w:r w:rsidR="3E233F81">
        <w:t xml:space="preserve"> energy transitioning</w:t>
      </w:r>
      <w:r w:rsidR="5DAF69D0">
        <w:t>. However, certain mineral</w:t>
      </w:r>
      <w:r w:rsidR="1A4FA466">
        <w:t>s</w:t>
      </w:r>
      <w:r w:rsidR="5DAF69D0">
        <w:t xml:space="preserve"> are responsible for the </w:t>
      </w:r>
      <w:r w:rsidR="5A31501F">
        <w:t>s</w:t>
      </w:r>
      <w:r w:rsidR="76879419">
        <w:t>tart</w:t>
      </w:r>
      <w:r w:rsidR="5DAF69D0">
        <w:t xml:space="preserve"> of renewabl</w:t>
      </w:r>
      <w:r w:rsidR="7197AD6A">
        <w:t>e</w:t>
      </w:r>
      <w:r w:rsidR="17AB9F40">
        <w:t>s,</w:t>
      </w:r>
      <w:r w:rsidR="1561C143">
        <w:t xml:space="preserve"> which is why </w:t>
      </w:r>
      <w:proofErr w:type="spellStart"/>
      <w:r w:rsidR="1561C143">
        <w:t>Gielen,2021</w:t>
      </w:r>
      <w:proofErr w:type="spellEnd"/>
      <w:r w:rsidR="1561C143">
        <w:t xml:space="preserve"> gave </w:t>
      </w:r>
      <w:r w:rsidR="3DD4928B">
        <w:t>us</w:t>
      </w:r>
      <w:r w:rsidR="1561C143">
        <w:t xml:space="preserve"> an insight into critical mineral</w:t>
      </w:r>
      <w:r w:rsidR="1BC857A7">
        <w:t>s</w:t>
      </w:r>
      <w:r w:rsidR="1561C143">
        <w:t xml:space="preserve"> which are required</w:t>
      </w:r>
      <w:r w:rsidR="5D63C63C">
        <w:t>,</w:t>
      </w:r>
      <w:r w:rsidR="4E062BD0">
        <w:t xml:space="preserve"> such as </w:t>
      </w:r>
      <w:r w:rsidR="6452EA0B">
        <w:t>copper</w:t>
      </w:r>
      <w:r w:rsidR="5A6799A0">
        <w:t xml:space="preserve">, Neodymium, dysprosium, lithium, cobalt, nickel, </w:t>
      </w:r>
      <w:r w:rsidR="60CE3004">
        <w:t>silver for making PV, iron, zinc, chromium, vanadium, e</w:t>
      </w:r>
      <w:r w:rsidR="132A1A90">
        <w:t>tc</w:t>
      </w:r>
      <w:r w:rsidR="56300942">
        <w:t>.</w:t>
      </w:r>
      <w:r w:rsidR="1B651474">
        <w:t>,</w:t>
      </w:r>
      <w:r w:rsidR="2EE83E81">
        <w:t xml:space="preserve"> h</w:t>
      </w:r>
      <w:r w:rsidR="132A1A90">
        <w:t>e also mention</w:t>
      </w:r>
      <w:r w:rsidR="19FF799E">
        <w:t>ed</w:t>
      </w:r>
      <w:r w:rsidR="132A1A90">
        <w:t xml:space="preserve"> how these minerals </w:t>
      </w:r>
      <w:r w:rsidR="5F4D05FC">
        <w:t>w</w:t>
      </w:r>
      <w:r w:rsidR="6B416895">
        <w:t>ould</w:t>
      </w:r>
      <w:r w:rsidR="132A1A90">
        <w:t xml:space="preserve"> substantially increase in deman</w:t>
      </w:r>
      <w:r w:rsidR="2E98576E">
        <w:t>d</w:t>
      </w:r>
      <w:r w:rsidR="16E20108">
        <w:t>.</w:t>
      </w:r>
      <w:r w:rsidR="55918FF5">
        <w:t xml:space="preserve"> </w:t>
      </w:r>
    </w:p>
    <w:p w14:paraId="7B9AE3EB" w14:textId="6453CCBD" w:rsidR="77124FA7" w:rsidRDefault="354ED4E5" w:rsidP="77124FA7">
      <w:pPr>
        <w:tabs>
          <w:tab w:val="left" w:pos="2775"/>
        </w:tabs>
      </w:pPr>
      <w:r>
        <w:t xml:space="preserve">The internship program I undertook through the pagoda projects with my host company Xcalibur </w:t>
      </w:r>
      <w:r w:rsidR="0275E896">
        <w:t>Multiphysics</w:t>
      </w:r>
      <w:r>
        <w:t xml:space="preserve"> was very</w:t>
      </w:r>
      <w:r w:rsidR="79D61E58">
        <w:t xml:space="preserve"> </w:t>
      </w:r>
      <w:r w:rsidR="647057B1">
        <w:t>enlightening</w:t>
      </w:r>
      <w:r w:rsidR="79D61E58">
        <w:t xml:space="preserve"> and educative as I was able to practically </w:t>
      </w:r>
      <w:proofErr w:type="spellStart"/>
      <w:r w:rsidR="79D61E58">
        <w:t>utilize</w:t>
      </w:r>
      <w:proofErr w:type="spellEnd"/>
      <w:r w:rsidR="79D61E58">
        <w:t xml:space="preserve"> what I have been t</w:t>
      </w:r>
      <w:r w:rsidR="04021A14">
        <w:t xml:space="preserve">aught </w:t>
      </w:r>
      <w:r w:rsidR="79D61E58">
        <w:t>in</w:t>
      </w:r>
      <w:r w:rsidR="7AF769D2">
        <w:t xml:space="preserve"> the</w:t>
      </w:r>
      <w:r w:rsidR="79D61E58">
        <w:t xml:space="preserve"> c</w:t>
      </w:r>
      <w:r w:rsidR="55B903A9">
        <w:t>lass</w:t>
      </w:r>
      <w:r w:rsidR="4EE4D423">
        <w:t xml:space="preserve"> and have a </w:t>
      </w:r>
      <w:r w:rsidR="28C6BA6C">
        <w:t>first-hand</w:t>
      </w:r>
      <w:r w:rsidR="4EE4D423">
        <w:t xml:space="preserve"> experience of data exploration </w:t>
      </w:r>
      <w:r w:rsidR="2F5E3789">
        <w:t>in the mineral sector.</w:t>
      </w:r>
      <w:r w:rsidR="291662FD">
        <w:t xml:space="preserve"> The data compilation stage in NIgeria </w:t>
      </w:r>
      <w:r w:rsidR="2F5E3789">
        <w:t>goes further to proof how vital data</w:t>
      </w:r>
      <w:r w:rsidR="08F26E13">
        <w:t xml:space="preserve"> gathering is in any research</w:t>
      </w:r>
      <w:r w:rsidR="67BB482E">
        <w:t>, it gives an insight to what has been previously done and what area should be the main point of focus.</w:t>
      </w:r>
    </w:p>
    <w:p w14:paraId="3298C73A" w14:textId="7634DDCD" w:rsidR="77124FA7" w:rsidRDefault="6021C35B" w:rsidP="77124FA7">
      <w:pPr>
        <w:tabs>
          <w:tab w:val="left" w:pos="2775"/>
        </w:tabs>
      </w:pPr>
      <w:r>
        <w:t xml:space="preserve">My </w:t>
      </w:r>
      <w:r w:rsidR="5B752213">
        <w:t>critical thinking ability</w:t>
      </w:r>
      <w:r>
        <w:t xml:space="preserve"> </w:t>
      </w:r>
      <w:r w:rsidR="163A778D">
        <w:t>w</w:t>
      </w:r>
      <w:r w:rsidR="4949C32B">
        <w:t>as</w:t>
      </w:r>
      <w:r>
        <w:t xml:space="preserve"> also </w:t>
      </w:r>
      <w:r w:rsidR="160B2522">
        <w:t xml:space="preserve">improved </w:t>
      </w:r>
      <w:r>
        <w:t>as I had to do a lot of literature review on the study are</w:t>
      </w:r>
      <w:r w:rsidR="6B698A1B">
        <w:t>a</w:t>
      </w:r>
      <w:r w:rsidR="56E8E1FE">
        <w:t>,</w:t>
      </w:r>
      <w:r w:rsidR="6B698A1B">
        <w:t xml:space="preserve"> which helped me </w:t>
      </w:r>
      <w:r w:rsidR="1D5549F3">
        <w:t>to put</w:t>
      </w:r>
      <w:r w:rsidR="6B698A1B">
        <w:t xml:space="preserve"> together this report. </w:t>
      </w:r>
      <w:r w:rsidR="0960E1E6">
        <w:t>Additionally,</w:t>
      </w:r>
      <w:r w:rsidR="6B698A1B">
        <w:t xml:space="preserve"> the software </w:t>
      </w:r>
      <w:r w:rsidR="42347C02">
        <w:t>training</w:t>
      </w:r>
      <w:r w:rsidR="6B698A1B">
        <w:t xml:space="preserve"> </w:t>
      </w:r>
      <w:r w:rsidR="7A257A5C">
        <w:t xml:space="preserve">I did </w:t>
      </w:r>
      <w:r w:rsidR="786AE0AE">
        <w:t xml:space="preserve">has </w:t>
      </w:r>
      <w:r w:rsidR="3AA83486">
        <w:t>set</w:t>
      </w:r>
      <w:r w:rsidR="786AE0AE">
        <w:t xml:space="preserve"> a pace </w:t>
      </w:r>
      <w:r w:rsidR="014549CB">
        <w:t xml:space="preserve">for me in the job market </w:t>
      </w:r>
      <w:r w:rsidR="400A9A8A">
        <w:t>and</w:t>
      </w:r>
      <w:r w:rsidR="014549CB">
        <w:t xml:space="preserve"> made me discover my weaknesses. </w:t>
      </w:r>
      <w:r>
        <w:t xml:space="preserve"> </w:t>
      </w:r>
      <w:r w:rsidR="7B5C6ADB">
        <w:t xml:space="preserve">Furthermore, I had the </w:t>
      </w:r>
      <w:r w:rsidR="5E93C835">
        <w:t>opportunit</w:t>
      </w:r>
      <w:r w:rsidR="1BF45D94">
        <w:t>y</w:t>
      </w:r>
      <w:r w:rsidR="5E93C835">
        <w:t xml:space="preserve"> to </w:t>
      </w:r>
      <w:r w:rsidR="4D56E8DE">
        <w:t>meet</w:t>
      </w:r>
      <w:r w:rsidR="7B5C6ADB">
        <w:t xml:space="preserve"> with stakeholders in the field and </w:t>
      </w:r>
      <w:r w:rsidR="53921EC8">
        <w:t>discuss</w:t>
      </w:r>
      <w:r w:rsidR="759B4EB4">
        <w:t xml:space="preserve"> the </w:t>
      </w:r>
      <w:r w:rsidR="6B2FB655">
        <w:t xml:space="preserve">future </w:t>
      </w:r>
      <w:r w:rsidR="759B4EB4">
        <w:t xml:space="preserve">sustainability </w:t>
      </w:r>
      <w:r w:rsidR="3967833C">
        <w:t>issues</w:t>
      </w:r>
      <w:r w:rsidR="4F38CC62">
        <w:t xml:space="preserve"> </w:t>
      </w:r>
      <w:r w:rsidR="759B4EB4">
        <w:t>in mining wi</w:t>
      </w:r>
      <w:r w:rsidR="4D183109">
        <w:t>th them.</w:t>
      </w:r>
    </w:p>
    <w:p w14:paraId="1759DD12" w14:textId="72BA24D8" w:rsidR="77124FA7" w:rsidRDefault="4D183109" w:rsidP="77124FA7">
      <w:pPr>
        <w:tabs>
          <w:tab w:val="left" w:pos="2775"/>
        </w:tabs>
      </w:pPr>
      <w:r>
        <w:t xml:space="preserve">Finally, this report has been able to explain in </w:t>
      </w:r>
      <w:r w:rsidR="120C6903">
        <w:t>detail</w:t>
      </w:r>
      <w:r>
        <w:t xml:space="preserve"> my experience as an intern with Xcalibur </w:t>
      </w:r>
      <w:r w:rsidR="52191E1C">
        <w:t>Multiphysics</w:t>
      </w:r>
      <w:r w:rsidR="605F4B90">
        <w:t xml:space="preserve"> </w:t>
      </w:r>
      <w:r w:rsidR="7C9C12CC">
        <w:t>and</w:t>
      </w:r>
      <w:r w:rsidR="605F4B90">
        <w:t xml:space="preserve"> able </w:t>
      </w:r>
      <w:r w:rsidR="0A8CF62B">
        <w:t>to predict CO2 emission from potential</w:t>
      </w:r>
      <w:r w:rsidR="605F4B90">
        <w:t xml:space="preserve"> future mining in Nigeria.</w:t>
      </w:r>
      <w:r w:rsidR="2F5E3789">
        <w:t xml:space="preserve"> </w:t>
      </w:r>
    </w:p>
    <w:p w14:paraId="3BBF9FB7" w14:textId="415EFB4F" w:rsidR="00573A23" w:rsidRDefault="00573A23" w:rsidP="00541932">
      <w:pPr>
        <w:tabs>
          <w:tab w:val="left" w:pos="2775"/>
        </w:tabs>
        <w:jc w:val="both"/>
      </w:pPr>
    </w:p>
    <w:p w14:paraId="73DBD8A4" w14:textId="54130EB4" w:rsidR="00573A23" w:rsidRDefault="00573A23" w:rsidP="00541932">
      <w:pPr>
        <w:tabs>
          <w:tab w:val="left" w:pos="2775"/>
        </w:tabs>
        <w:jc w:val="both"/>
      </w:pPr>
    </w:p>
    <w:p w14:paraId="7A27E46E" w14:textId="67735661" w:rsidR="00573A23" w:rsidRDefault="00573A23" w:rsidP="00541932">
      <w:pPr>
        <w:tabs>
          <w:tab w:val="left" w:pos="2775"/>
        </w:tabs>
        <w:jc w:val="both"/>
      </w:pPr>
    </w:p>
    <w:p w14:paraId="4EC5C258" w14:textId="13BD9485" w:rsidR="00573A23" w:rsidRDefault="00573A23" w:rsidP="00541932">
      <w:pPr>
        <w:tabs>
          <w:tab w:val="left" w:pos="2775"/>
        </w:tabs>
        <w:jc w:val="both"/>
      </w:pPr>
    </w:p>
    <w:p w14:paraId="6AF77107" w14:textId="31B81B05" w:rsidR="00573A23" w:rsidRDefault="00573A23" w:rsidP="00541932">
      <w:pPr>
        <w:tabs>
          <w:tab w:val="left" w:pos="2775"/>
        </w:tabs>
        <w:jc w:val="both"/>
      </w:pPr>
    </w:p>
    <w:p w14:paraId="7EF163DB" w14:textId="0D90CEFC" w:rsidR="00573A23" w:rsidRDefault="00573A23" w:rsidP="00541932">
      <w:pPr>
        <w:tabs>
          <w:tab w:val="left" w:pos="2775"/>
        </w:tabs>
        <w:jc w:val="both"/>
      </w:pPr>
    </w:p>
    <w:p w14:paraId="2F0FF584" w14:textId="18B01A7B" w:rsidR="5600670E" w:rsidRDefault="5600670E" w:rsidP="5600670E">
      <w:pPr>
        <w:tabs>
          <w:tab w:val="left" w:pos="2775"/>
        </w:tabs>
        <w:jc w:val="both"/>
      </w:pPr>
    </w:p>
    <w:p w14:paraId="59330677" w14:textId="4B87BA18" w:rsidR="5600670E" w:rsidRDefault="5600670E" w:rsidP="5600670E">
      <w:pPr>
        <w:tabs>
          <w:tab w:val="left" w:pos="2775"/>
        </w:tabs>
        <w:jc w:val="both"/>
      </w:pPr>
    </w:p>
    <w:p w14:paraId="3F275D35" w14:textId="5A0695F6" w:rsidR="5600670E" w:rsidRDefault="5600670E" w:rsidP="5600670E">
      <w:pPr>
        <w:tabs>
          <w:tab w:val="left" w:pos="2775"/>
        </w:tabs>
        <w:jc w:val="both"/>
      </w:pPr>
    </w:p>
    <w:p w14:paraId="095BF194" w14:textId="303A15A2" w:rsidR="5600670E" w:rsidRDefault="5600670E" w:rsidP="5600670E">
      <w:pPr>
        <w:tabs>
          <w:tab w:val="left" w:pos="2775"/>
        </w:tabs>
        <w:jc w:val="both"/>
      </w:pPr>
    </w:p>
    <w:p w14:paraId="194F57AA" w14:textId="2327242B" w:rsidR="5600670E" w:rsidRDefault="5600670E" w:rsidP="5600670E">
      <w:pPr>
        <w:tabs>
          <w:tab w:val="left" w:pos="2775"/>
        </w:tabs>
        <w:jc w:val="both"/>
      </w:pPr>
    </w:p>
    <w:p w14:paraId="1074D285" w14:textId="1411A25F" w:rsidR="5600670E" w:rsidRDefault="5600670E" w:rsidP="5600670E">
      <w:pPr>
        <w:tabs>
          <w:tab w:val="left" w:pos="2775"/>
        </w:tabs>
        <w:jc w:val="both"/>
      </w:pPr>
    </w:p>
    <w:p w14:paraId="534ACB3D" w14:textId="50A14AF9" w:rsidR="5600670E" w:rsidRDefault="5600670E" w:rsidP="5600670E">
      <w:pPr>
        <w:tabs>
          <w:tab w:val="left" w:pos="2775"/>
        </w:tabs>
        <w:jc w:val="both"/>
      </w:pPr>
    </w:p>
    <w:p w14:paraId="595BF7B5" w14:textId="7FFFF22A" w:rsidR="5600670E" w:rsidRDefault="5600670E" w:rsidP="5600670E">
      <w:pPr>
        <w:tabs>
          <w:tab w:val="left" w:pos="2775"/>
        </w:tabs>
        <w:jc w:val="both"/>
      </w:pPr>
    </w:p>
    <w:p w14:paraId="618FC3EE" w14:textId="5AABEE2F" w:rsidR="5600670E" w:rsidRDefault="5600670E" w:rsidP="5600670E">
      <w:pPr>
        <w:tabs>
          <w:tab w:val="left" w:pos="2775"/>
        </w:tabs>
        <w:jc w:val="both"/>
      </w:pPr>
    </w:p>
    <w:p w14:paraId="086DCFA6" w14:textId="668142A9" w:rsidR="165AE616" w:rsidRDefault="165AE616" w:rsidP="5600670E">
      <w:pPr>
        <w:tabs>
          <w:tab w:val="left" w:pos="2775"/>
        </w:tabs>
        <w:jc w:val="center"/>
        <w:rPr>
          <w:b/>
          <w:bCs/>
        </w:rPr>
      </w:pPr>
      <w:r w:rsidRPr="5600670E">
        <w:rPr>
          <w:rStyle w:val="IntenseReference"/>
        </w:rPr>
        <w:lastRenderedPageBreak/>
        <w:t xml:space="preserve">REFERENCE </w:t>
      </w:r>
    </w:p>
    <w:p w14:paraId="57BE4B1A" w14:textId="7345DAA2" w:rsidR="165AE616" w:rsidRDefault="165AE616" w:rsidP="5600670E">
      <w:pPr>
        <w:pStyle w:val="ListParagraph"/>
        <w:numPr>
          <w:ilvl w:val="0"/>
          <w:numId w:val="17"/>
        </w:numPr>
        <w:tabs>
          <w:tab w:val="left" w:pos="2775"/>
        </w:tabs>
      </w:pPr>
      <w:proofErr w:type="spellStart"/>
      <w:r>
        <w:t>Azadi</w:t>
      </w:r>
      <w:proofErr w:type="spellEnd"/>
      <w:r>
        <w:t xml:space="preserve">, M., Northey, S.A., Ali, S.H., 2020, Transparency on greenhouse gas emissions from mining to enable climate change mitigation, Nat. </w:t>
      </w:r>
      <w:proofErr w:type="spellStart"/>
      <w:r>
        <w:t>Geosci</w:t>
      </w:r>
      <w:proofErr w:type="spellEnd"/>
      <w:r>
        <w:t xml:space="preserve">., Vol. 13, pp. 100–104, https://doi.org/10.1038/s41561-020-0531-3 </w:t>
      </w:r>
    </w:p>
    <w:p w14:paraId="084DAACE" w14:textId="1222FF76" w:rsidR="165AE616" w:rsidRDefault="165AE616" w:rsidP="5600670E">
      <w:pPr>
        <w:pStyle w:val="ListParagraph"/>
        <w:numPr>
          <w:ilvl w:val="0"/>
          <w:numId w:val="17"/>
        </w:numPr>
        <w:tabs>
          <w:tab w:val="left" w:pos="2775"/>
        </w:tabs>
      </w:pPr>
      <w:r>
        <w:t xml:space="preserve">Berry, P., </w:t>
      </w:r>
      <w:proofErr w:type="spellStart"/>
      <w:r>
        <w:t>Ogawa-Onishi</w:t>
      </w:r>
      <w:proofErr w:type="spellEnd"/>
      <w:r>
        <w:t xml:space="preserve">, Y., McVey, A., 2013, The vulnerability of threatened species: adaptive capability and adaptation opportunity, Biology, Vol 2, pp. 872–893, https://doi.org/10.3390/biology2030872 </w:t>
      </w:r>
    </w:p>
    <w:p w14:paraId="74DDB2A6" w14:textId="0091D472" w:rsidR="165AE616" w:rsidRDefault="165AE616" w:rsidP="5600670E">
      <w:pPr>
        <w:pStyle w:val="ListParagraph"/>
        <w:numPr>
          <w:ilvl w:val="0"/>
          <w:numId w:val="17"/>
        </w:numPr>
        <w:tabs>
          <w:tab w:val="left" w:pos="2775"/>
        </w:tabs>
      </w:pPr>
      <w:proofErr w:type="spellStart"/>
      <w:r>
        <w:t>Briney</w:t>
      </w:r>
      <w:proofErr w:type="spellEnd"/>
      <w:r>
        <w:t xml:space="preserve">, A., 2021, An Overview of Spain, ThoughtCo, thoughtco.com/geography-of-spain-1435527, (accessed 30th August 2022) </w:t>
      </w:r>
    </w:p>
    <w:p w14:paraId="4B766C7D" w14:textId="1AF7622B" w:rsidR="165AE616" w:rsidRDefault="165AE616" w:rsidP="5600670E">
      <w:pPr>
        <w:pStyle w:val="ListParagraph"/>
        <w:numPr>
          <w:ilvl w:val="0"/>
          <w:numId w:val="17"/>
        </w:numPr>
        <w:tabs>
          <w:tab w:val="left" w:pos="2775"/>
        </w:tabs>
      </w:pPr>
      <w:r>
        <w:t xml:space="preserve">Britannica, T. Editors of Encyclopaedia, 2022, graphite, </w:t>
      </w:r>
      <w:proofErr w:type="spellStart"/>
      <w:r>
        <w:t>Encyclopedia</w:t>
      </w:r>
      <w:proofErr w:type="spellEnd"/>
      <w:r>
        <w:t xml:space="preserve"> Britannica, https://www.britannica.com/science/graphite-carbon (Accessed 8th November 2020) </w:t>
      </w:r>
    </w:p>
    <w:p w14:paraId="366A7AE7" w14:textId="461763D6" w:rsidR="165AE616" w:rsidRDefault="165AE616" w:rsidP="5600670E">
      <w:pPr>
        <w:pStyle w:val="ListParagraph"/>
        <w:numPr>
          <w:ilvl w:val="0"/>
          <w:numId w:val="17"/>
        </w:numPr>
        <w:tabs>
          <w:tab w:val="left" w:pos="2775"/>
        </w:tabs>
      </w:pPr>
      <w:proofErr w:type="spellStart"/>
      <w:r>
        <w:t>Calleja-Agius</w:t>
      </w:r>
      <w:proofErr w:type="spellEnd"/>
      <w:r>
        <w:t xml:space="preserve">, J., England, K., </w:t>
      </w:r>
      <w:proofErr w:type="spellStart"/>
      <w:r>
        <w:t>Calleja</w:t>
      </w:r>
      <w:proofErr w:type="spellEnd"/>
      <w:r>
        <w:t xml:space="preserve">, N., 2021, The effect of global warming on mortality, Early Human Development, Vol 155, pp. 0378-3782, https://doi.org/10.1016/j.earlhumdev.2020.105222. </w:t>
      </w:r>
    </w:p>
    <w:p w14:paraId="5BE7E94B" w14:textId="5815A6A4" w:rsidR="165AE616" w:rsidRDefault="165AE616" w:rsidP="5600670E">
      <w:pPr>
        <w:pStyle w:val="ListParagraph"/>
        <w:numPr>
          <w:ilvl w:val="0"/>
          <w:numId w:val="17"/>
        </w:numPr>
        <w:tabs>
          <w:tab w:val="left" w:pos="2775"/>
        </w:tabs>
      </w:pPr>
      <w:proofErr w:type="spellStart"/>
      <w:r>
        <w:t>Cianconi</w:t>
      </w:r>
      <w:proofErr w:type="spellEnd"/>
      <w:r>
        <w:t xml:space="preserve"> P., </w:t>
      </w:r>
      <w:proofErr w:type="spellStart"/>
      <w:r>
        <w:t>Betrò</w:t>
      </w:r>
      <w:proofErr w:type="spellEnd"/>
      <w:r>
        <w:t xml:space="preserve"> S., </w:t>
      </w:r>
      <w:proofErr w:type="spellStart"/>
      <w:r>
        <w:t>Janiri</w:t>
      </w:r>
      <w:proofErr w:type="spellEnd"/>
      <w:r>
        <w:t xml:space="preserve"> L., 2020, The Impact of Climate Change on Mental Health: A Systematic Descriptive Review, Frontier, Psychiatry, Vol 11, pp. 74, </w:t>
      </w:r>
      <w:proofErr w:type="spellStart"/>
      <w:r>
        <w:t>doi</w:t>
      </w:r>
      <w:proofErr w:type="spellEnd"/>
      <w:r>
        <w:t>: 10.3389/</w:t>
      </w:r>
      <w:proofErr w:type="spellStart"/>
      <w:r>
        <w:t>fpsyt.2020.00074</w:t>
      </w:r>
      <w:proofErr w:type="spellEnd"/>
      <w:r>
        <w:t xml:space="preserve"> </w:t>
      </w:r>
    </w:p>
    <w:p w14:paraId="276AFE54" w14:textId="098E6178" w:rsidR="165AE616" w:rsidRDefault="165AE616" w:rsidP="5600670E">
      <w:pPr>
        <w:pStyle w:val="ListParagraph"/>
        <w:numPr>
          <w:ilvl w:val="0"/>
          <w:numId w:val="17"/>
        </w:numPr>
        <w:tabs>
          <w:tab w:val="left" w:pos="2775"/>
        </w:tabs>
      </w:pPr>
      <w:proofErr w:type="spellStart"/>
      <w:r>
        <w:t>Chinago</w:t>
      </w:r>
      <w:proofErr w:type="spellEnd"/>
      <w:r>
        <w:t xml:space="preserve">, A.B., Clinton, A., </w:t>
      </w:r>
      <w:proofErr w:type="spellStart"/>
      <w:r>
        <w:t>Enefola</w:t>
      </w:r>
      <w:proofErr w:type="spellEnd"/>
      <w:r>
        <w:t xml:space="preserve">, F., 2015, Geographical Survey of Nigerian Mineral Resources: A Step toward Planned Development, Journal of Culture, Society and Development, Vol 6, pp. 38-43. </w:t>
      </w:r>
    </w:p>
    <w:p w14:paraId="49D06CC6" w14:textId="7C3DB712" w:rsidR="165AE616" w:rsidRDefault="165AE616" w:rsidP="5600670E">
      <w:pPr>
        <w:pStyle w:val="ListParagraph"/>
        <w:numPr>
          <w:ilvl w:val="0"/>
          <w:numId w:val="17"/>
        </w:numPr>
        <w:tabs>
          <w:tab w:val="left" w:pos="2775"/>
        </w:tabs>
      </w:pPr>
      <w:proofErr w:type="spellStart"/>
      <w:r>
        <w:t>Cornwell</w:t>
      </w:r>
      <w:proofErr w:type="spellEnd"/>
      <w:r>
        <w:t xml:space="preserve">, J., D., </w:t>
      </w:r>
      <w:proofErr w:type="spellStart"/>
      <w:r>
        <w:t>Kimbell</w:t>
      </w:r>
      <w:proofErr w:type="spellEnd"/>
      <w:r>
        <w:t xml:space="preserve">, S., F., Evans, A., D., and Cooper, D., C., 1995, A review of detailed airborne geophysical surveys in Great Britain, mineral reconnaissance programme report, British geological survey, Nottingham.   </w:t>
      </w:r>
    </w:p>
    <w:p w14:paraId="51C90666" w14:textId="1D4B27D9" w:rsidR="165AE616" w:rsidRDefault="165AE616" w:rsidP="5600670E">
      <w:pPr>
        <w:pStyle w:val="ListParagraph"/>
        <w:numPr>
          <w:ilvl w:val="0"/>
          <w:numId w:val="17"/>
        </w:numPr>
        <w:tabs>
          <w:tab w:val="left" w:pos="2775"/>
        </w:tabs>
      </w:pPr>
      <w:r>
        <w:t xml:space="preserve">Crawford, I., 2022, How much CO2 is emitted by manufacturing batteries?, Environmental solutions initiatives, https://meche.mit.edu/news-media/how-much-co2-emitted-manufacturing-batteries   (accessed 23rd October 2022) </w:t>
      </w:r>
    </w:p>
    <w:p w14:paraId="16DA81AB" w14:textId="2B400CF2" w:rsidR="165AE616" w:rsidRDefault="165AE616" w:rsidP="5600670E">
      <w:pPr>
        <w:pStyle w:val="ListParagraph"/>
        <w:numPr>
          <w:ilvl w:val="0"/>
          <w:numId w:val="17"/>
        </w:numPr>
        <w:tabs>
          <w:tab w:val="left" w:pos="2775"/>
        </w:tabs>
      </w:pPr>
      <w:proofErr w:type="spellStart"/>
      <w:r>
        <w:t>Dunne</w:t>
      </w:r>
      <w:proofErr w:type="spellEnd"/>
      <w:r>
        <w:t xml:space="preserve">, D., 2020, The carbon profile; Nigeria, Carbon Brief clear on climate, https://www.carbonbrief.org/the-carbon-brief-profile-nigeria/ (accessed 12th October, 2021)  </w:t>
      </w:r>
    </w:p>
    <w:p w14:paraId="45A99363" w14:textId="74FBFAEA" w:rsidR="165AE616" w:rsidRDefault="165AE616" w:rsidP="5600670E">
      <w:pPr>
        <w:pStyle w:val="ListParagraph"/>
        <w:numPr>
          <w:ilvl w:val="0"/>
          <w:numId w:val="17"/>
        </w:numPr>
        <w:tabs>
          <w:tab w:val="left" w:pos="2775"/>
        </w:tabs>
      </w:pPr>
      <w:r>
        <w:t xml:space="preserve">Department of Climate Change, Federal Ministry of Environment, Nigeria, 2021, 2050 Long-Term Vision for Nigeria (LTV-2050) -Towards the Development of Nigeria’s Long-Term Low Emissions Development Strategy (LT-LEDS), Department of Climate Change, Federal Ministry of Environment, Nigeria,  https://unfccc.int/sites/default/files/resource/Nigeria_LTS1.pdf  (Accessed 12th November 2022)  </w:t>
      </w:r>
    </w:p>
    <w:p w14:paraId="2934D9C9" w14:textId="4EFF2F91" w:rsidR="165AE616" w:rsidRDefault="165AE616" w:rsidP="5600670E">
      <w:pPr>
        <w:pStyle w:val="ListParagraph"/>
        <w:numPr>
          <w:ilvl w:val="0"/>
          <w:numId w:val="17"/>
        </w:numPr>
        <w:tabs>
          <w:tab w:val="left" w:pos="2775"/>
        </w:tabs>
      </w:pPr>
      <w:r>
        <w:t xml:space="preserve">Dike, S., </w:t>
      </w:r>
      <w:proofErr w:type="spellStart"/>
      <w:r>
        <w:t>Akani</w:t>
      </w:r>
      <w:proofErr w:type="spellEnd"/>
      <w:r>
        <w:t xml:space="preserve">, N., 2020, Promoting Carbon, the Capture, Storage and </w:t>
      </w:r>
      <w:proofErr w:type="spellStart"/>
      <w:r>
        <w:t>Utilization</w:t>
      </w:r>
      <w:proofErr w:type="spellEnd"/>
      <w:r>
        <w:t xml:space="preserve"> (CCSU) in Nigeria: Lessons From the UK, Journal of International Law and Jurisprudence, Vol 6(2), pp. 184-192, https://ssrn.com/abstract=3767646 </w:t>
      </w:r>
    </w:p>
    <w:p w14:paraId="2ECABDC8" w14:textId="0E6E295D" w:rsidR="165AE616" w:rsidRDefault="165AE616" w:rsidP="5600670E">
      <w:pPr>
        <w:pStyle w:val="ListParagraph"/>
        <w:numPr>
          <w:ilvl w:val="0"/>
          <w:numId w:val="17"/>
        </w:numPr>
        <w:tabs>
          <w:tab w:val="left" w:pos="2775"/>
        </w:tabs>
      </w:pPr>
      <w:proofErr w:type="spellStart"/>
      <w:r>
        <w:t>Ezeokoro</w:t>
      </w:r>
      <w:proofErr w:type="spellEnd"/>
      <w:r>
        <w:t xml:space="preserve"> C., </w:t>
      </w:r>
      <w:proofErr w:type="spellStart"/>
      <w:r>
        <w:t>Leton</w:t>
      </w:r>
      <w:proofErr w:type="spellEnd"/>
      <w:r>
        <w:t xml:space="preserve">, T., </w:t>
      </w:r>
      <w:proofErr w:type="spellStart"/>
      <w:r>
        <w:t>Momoh</w:t>
      </w:r>
      <w:proofErr w:type="spellEnd"/>
      <w:r>
        <w:t xml:space="preserve">, Y., 2021, Nigeria’s Greenhouse Gas Emissions: Estimations Based on the 5th Assessment Report, International Journal of Environment and Climate Change, Vol 11(9), pp. 52-59, ISSN: 2581-8627 </w:t>
      </w:r>
    </w:p>
    <w:p w14:paraId="5C89E81A" w14:textId="51B14B2C" w:rsidR="165AE616" w:rsidRDefault="165AE616" w:rsidP="5600670E">
      <w:pPr>
        <w:pStyle w:val="ListParagraph"/>
        <w:numPr>
          <w:ilvl w:val="0"/>
          <w:numId w:val="17"/>
        </w:numPr>
        <w:tabs>
          <w:tab w:val="left" w:pos="2775"/>
        </w:tabs>
      </w:pPr>
      <w:proofErr w:type="spellStart"/>
      <w:r>
        <w:t>Farjana</w:t>
      </w:r>
      <w:proofErr w:type="spellEnd"/>
      <w:r>
        <w:t xml:space="preserve">, S., </w:t>
      </w:r>
      <w:proofErr w:type="spellStart"/>
      <w:r>
        <w:t>Huda</w:t>
      </w:r>
      <w:proofErr w:type="spellEnd"/>
      <w:r>
        <w:t xml:space="preserve">, N., Mahmud, M., 2019, Life cycle assessment of cobalt extraction process, Journal of Sustainable Mining, Vol. 18 (3), pp. 150-161, ISSN 2300-3960, https://doi.org/10.1016/j.jsm.2019.03.002.   </w:t>
      </w:r>
    </w:p>
    <w:p w14:paraId="21C832D7" w14:textId="25064CCA" w:rsidR="165AE616" w:rsidRDefault="165AE616" w:rsidP="5600670E">
      <w:pPr>
        <w:pStyle w:val="ListParagraph"/>
        <w:numPr>
          <w:ilvl w:val="0"/>
          <w:numId w:val="17"/>
        </w:numPr>
        <w:tabs>
          <w:tab w:val="left" w:pos="2775"/>
        </w:tabs>
      </w:pPr>
      <w:proofErr w:type="spellStart"/>
      <w:r>
        <w:t>Gayawan</w:t>
      </w:r>
      <w:proofErr w:type="spellEnd"/>
      <w:r>
        <w:t xml:space="preserve">, E., </w:t>
      </w:r>
      <w:proofErr w:type="spellStart"/>
      <w:r>
        <w:t>Arogundade</w:t>
      </w:r>
      <w:proofErr w:type="spellEnd"/>
      <w:r>
        <w:t xml:space="preserve">, E., Adebayo, B., 2014, Possible determinants and spatial patterns of anaemia among young children in Nigeria: a Bayesian semi-parametric modelling, international health, Vol 6(1), pp. 35-45 </w:t>
      </w:r>
    </w:p>
    <w:p w14:paraId="07A7FB59" w14:textId="6855A747" w:rsidR="165AE616" w:rsidRDefault="165AE616" w:rsidP="5600670E">
      <w:pPr>
        <w:pStyle w:val="ListParagraph"/>
        <w:numPr>
          <w:ilvl w:val="0"/>
          <w:numId w:val="17"/>
        </w:numPr>
        <w:tabs>
          <w:tab w:val="left" w:pos="2775"/>
        </w:tabs>
      </w:pPr>
      <w:proofErr w:type="spellStart"/>
      <w:r>
        <w:lastRenderedPageBreak/>
        <w:t>Genderen</w:t>
      </w:r>
      <w:proofErr w:type="spellEnd"/>
      <w:r>
        <w:t xml:space="preserve">, E., </w:t>
      </w:r>
      <w:proofErr w:type="spellStart"/>
      <w:r>
        <w:t>Wildnauer</w:t>
      </w:r>
      <w:proofErr w:type="spellEnd"/>
      <w:r>
        <w:t xml:space="preserve">, M., </w:t>
      </w:r>
      <w:proofErr w:type="spellStart"/>
      <w:r>
        <w:t>Santero</w:t>
      </w:r>
      <w:proofErr w:type="spellEnd"/>
      <w:r>
        <w:t xml:space="preserve">, N., 2016, A global life cycle assessment for primary zinc production. Int J Life Cycle Assess, Vol. 21, pp. 1580–1593, https://doi.org/10.1007/s11367-016-1131-8 </w:t>
      </w:r>
    </w:p>
    <w:p w14:paraId="5188A496" w14:textId="330DD2A6" w:rsidR="165AE616" w:rsidRDefault="165AE616" w:rsidP="5600670E">
      <w:pPr>
        <w:pStyle w:val="ListParagraph"/>
        <w:numPr>
          <w:ilvl w:val="0"/>
          <w:numId w:val="17"/>
        </w:numPr>
        <w:tabs>
          <w:tab w:val="left" w:pos="2775"/>
        </w:tabs>
      </w:pPr>
      <w:proofErr w:type="spellStart"/>
      <w:r>
        <w:t>Gielen</w:t>
      </w:r>
      <w:proofErr w:type="spellEnd"/>
      <w:r>
        <w:t xml:space="preserve">, D., 2021, Critical minerals for the energy transition, International Renewable Energy Agency, Abu Dhabi. </w:t>
      </w:r>
    </w:p>
    <w:p w14:paraId="74A17F3A" w14:textId="514E015E" w:rsidR="165AE616" w:rsidRDefault="165AE616" w:rsidP="5600670E">
      <w:pPr>
        <w:pStyle w:val="ListParagraph"/>
        <w:numPr>
          <w:ilvl w:val="0"/>
          <w:numId w:val="17"/>
        </w:numPr>
        <w:tabs>
          <w:tab w:val="left" w:pos="2775"/>
        </w:tabs>
      </w:pPr>
      <w:r>
        <w:t xml:space="preserve">Henderson, J., 2021, The Energy Transition: Key challenges for incumbent and new players in the global energy system, Oxford Institute for Energy Studies. </w:t>
      </w:r>
    </w:p>
    <w:p w14:paraId="45A456D6" w14:textId="5D52677D" w:rsidR="165AE616" w:rsidRDefault="165AE616" w:rsidP="5600670E">
      <w:pPr>
        <w:pStyle w:val="ListParagraph"/>
        <w:numPr>
          <w:ilvl w:val="0"/>
          <w:numId w:val="17"/>
        </w:numPr>
        <w:tabs>
          <w:tab w:val="left" w:pos="2775"/>
        </w:tabs>
      </w:pPr>
      <w:r>
        <w:t xml:space="preserve">Idowu, o., 2013, Mineral prospecting and exploration ( with special reference to Nigeria), https://www.academia.edu/14144845/MINERAL_PROSPECTING_AND_EXPLORATION_IN_NIGERIA (accessed 18th November, 2021) </w:t>
      </w:r>
    </w:p>
    <w:p w14:paraId="7F5AADB2" w14:textId="61950227" w:rsidR="165AE616" w:rsidRDefault="165AE616" w:rsidP="5600670E">
      <w:pPr>
        <w:pStyle w:val="ListParagraph"/>
        <w:numPr>
          <w:ilvl w:val="0"/>
          <w:numId w:val="17"/>
        </w:numPr>
        <w:tabs>
          <w:tab w:val="left" w:pos="2775"/>
        </w:tabs>
      </w:pPr>
      <w:r>
        <w:t>IEA, 2021, The Role of Critical Minerals in Clean Energy Transitions, IEA, Paris https://www.iea.org/reports/the-role-of-critical-minerals-in-clean-energy-transitions  (</w:t>
      </w:r>
      <w:proofErr w:type="spellStart"/>
      <w:r>
        <w:t>acessed</w:t>
      </w:r>
      <w:proofErr w:type="spellEnd"/>
      <w:r>
        <w:t xml:space="preserve"> 24th September 2022) </w:t>
      </w:r>
    </w:p>
    <w:p w14:paraId="15FF6517" w14:textId="38C14FBD" w:rsidR="165AE616" w:rsidRDefault="165AE616" w:rsidP="5600670E">
      <w:pPr>
        <w:pStyle w:val="ListParagraph"/>
        <w:numPr>
          <w:ilvl w:val="0"/>
          <w:numId w:val="17"/>
        </w:numPr>
        <w:tabs>
          <w:tab w:val="left" w:pos="2775"/>
        </w:tabs>
      </w:pPr>
      <w:proofErr w:type="spellStart"/>
      <w:r>
        <w:t>Igogo</w:t>
      </w:r>
      <w:proofErr w:type="spellEnd"/>
      <w:r>
        <w:t xml:space="preserve">, T., </w:t>
      </w:r>
      <w:proofErr w:type="spellStart"/>
      <w:r>
        <w:t>Awuah-Offei</w:t>
      </w:r>
      <w:proofErr w:type="spellEnd"/>
      <w:r>
        <w:t xml:space="preserve">, K., Newman, A., </w:t>
      </w:r>
      <w:proofErr w:type="spellStart"/>
      <w:r>
        <w:t>Lowder</w:t>
      </w:r>
      <w:proofErr w:type="spellEnd"/>
      <w:r>
        <w:t>, T., Engel-Cox, J., 2021, Integrating renewable energy into mining operations: Opportunities, challenges, and enabling approaches, Applied Energy, Vol. 300(3), pp. 117375,  10.1016/</w:t>
      </w:r>
      <w:proofErr w:type="spellStart"/>
      <w:r>
        <w:t>j.apenergy.2021.117375</w:t>
      </w:r>
      <w:proofErr w:type="spellEnd"/>
      <w:r>
        <w:t xml:space="preserve">. </w:t>
      </w:r>
    </w:p>
    <w:p w14:paraId="4127C88B" w14:textId="31A21344" w:rsidR="165AE616" w:rsidRDefault="165AE616" w:rsidP="5600670E">
      <w:pPr>
        <w:pStyle w:val="ListParagraph"/>
        <w:numPr>
          <w:ilvl w:val="0"/>
          <w:numId w:val="17"/>
        </w:numPr>
        <w:tabs>
          <w:tab w:val="left" w:pos="2775"/>
        </w:tabs>
      </w:pPr>
      <w:r>
        <w:t xml:space="preserve">Nilsson, E., </w:t>
      </w:r>
      <w:proofErr w:type="spellStart"/>
      <w:r>
        <w:t>Aragonés</w:t>
      </w:r>
      <w:proofErr w:type="spellEnd"/>
      <w:r>
        <w:t xml:space="preserve">, M., </w:t>
      </w:r>
      <w:proofErr w:type="spellStart"/>
      <w:r>
        <w:t>Torralvo</w:t>
      </w:r>
      <w:proofErr w:type="spellEnd"/>
      <w:r>
        <w:t xml:space="preserve">, F., </w:t>
      </w:r>
      <w:proofErr w:type="spellStart"/>
      <w:r>
        <w:t>Dunon</w:t>
      </w:r>
      <w:proofErr w:type="spellEnd"/>
      <w:r>
        <w:t xml:space="preserve">, V., Angel, H., </w:t>
      </w:r>
      <w:proofErr w:type="spellStart"/>
      <w:r>
        <w:t>Komnitsas</w:t>
      </w:r>
      <w:proofErr w:type="spellEnd"/>
      <w:r>
        <w:t xml:space="preserve">, K., </w:t>
      </w:r>
      <w:proofErr w:type="spellStart"/>
      <w:r>
        <w:t>Willquist</w:t>
      </w:r>
      <w:proofErr w:type="spellEnd"/>
      <w:r>
        <w:t xml:space="preserve">, K., 2017, A Review of the Carbon Footprint of Cu and Zn Production from Primary and Secondary Sources, Minerals, Vol. 7, pp. 168, 10.3390/min7090168. </w:t>
      </w:r>
    </w:p>
    <w:p w14:paraId="0D7CA387" w14:textId="6E1DAE28" w:rsidR="165AE616" w:rsidRDefault="165AE616" w:rsidP="5600670E">
      <w:pPr>
        <w:pStyle w:val="ListParagraph"/>
        <w:numPr>
          <w:ilvl w:val="0"/>
          <w:numId w:val="17"/>
        </w:numPr>
        <w:tabs>
          <w:tab w:val="left" w:pos="2775"/>
        </w:tabs>
      </w:pPr>
      <w:proofErr w:type="spellStart"/>
      <w:r>
        <w:t>Ramdhani</w:t>
      </w:r>
      <w:proofErr w:type="spellEnd"/>
      <w:r>
        <w:t xml:space="preserve">, A., </w:t>
      </w:r>
      <w:proofErr w:type="spellStart"/>
      <w:r>
        <w:t>Ramdhani</w:t>
      </w:r>
      <w:proofErr w:type="spellEnd"/>
      <w:r>
        <w:t xml:space="preserve">, M., Amin, A., 2014, Writing a Literature Review Research Paper: A step-by-step approach, International Journal of Basic and Applied Science, Vol. 3, pp. 47-56 </w:t>
      </w:r>
    </w:p>
    <w:p w14:paraId="32366F27" w14:textId="6BC16161" w:rsidR="165AE616" w:rsidRDefault="165AE616" w:rsidP="5600670E">
      <w:pPr>
        <w:pStyle w:val="ListParagraph"/>
        <w:numPr>
          <w:ilvl w:val="0"/>
          <w:numId w:val="17"/>
        </w:numPr>
        <w:tabs>
          <w:tab w:val="left" w:pos="2775"/>
        </w:tabs>
      </w:pPr>
      <w:proofErr w:type="spellStart"/>
      <w:r>
        <w:t>Rüttinger,L</w:t>
      </w:r>
      <w:proofErr w:type="spellEnd"/>
      <w:r>
        <w:t xml:space="preserve">., and Sharma, V. (2016). Climate Change and Mining - A Foreign Policy Perspective, Report: Climate Diplomacy, </w:t>
      </w:r>
      <w:proofErr w:type="spellStart"/>
      <w:r>
        <w:t>adelphi</w:t>
      </w:r>
      <w:proofErr w:type="spellEnd"/>
      <w:r>
        <w:t xml:space="preserve">, Berlin </w:t>
      </w:r>
    </w:p>
    <w:p w14:paraId="73F7ABA5" w14:textId="355CFE67" w:rsidR="165AE616" w:rsidRDefault="165AE616" w:rsidP="5600670E">
      <w:pPr>
        <w:pStyle w:val="ListParagraph"/>
        <w:numPr>
          <w:ilvl w:val="0"/>
          <w:numId w:val="17"/>
        </w:numPr>
        <w:tabs>
          <w:tab w:val="left" w:pos="2775"/>
        </w:tabs>
      </w:pPr>
      <w:proofErr w:type="spellStart"/>
      <w:r>
        <w:t>Sævarsdottir</w:t>
      </w:r>
      <w:proofErr w:type="spellEnd"/>
      <w:r>
        <w:t xml:space="preserve">, G., </w:t>
      </w:r>
      <w:proofErr w:type="spellStart"/>
      <w:r>
        <w:t>Kvande</w:t>
      </w:r>
      <w:proofErr w:type="spellEnd"/>
      <w:r>
        <w:t>, H., Magnusson, T., 2021, Greenhouse Gas Emissions from Silicon Production -Development of Carbon Footprint with Changing Energy Systems, Proceedings of the 16th International Ferro-Alloys Congress (</w:t>
      </w:r>
      <w:proofErr w:type="spellStart"/>
      <w:r>
        <w:t>INFACON</w:t>
      </w:r>
      <w:proofErr w:type="spellEnd"/>
      <w:r>
        <w:t xml:space="preserve"> XVI) 2021, Available at SSRN: https://ssrn.com/abstract=3926088 or http://dx.doi.org/10.2139/ssrn.3926088 </w:t>
      </w:r>
    </w:p>
    <w:p w14:paraId="55CFB553" w14:textId="0FE6E8C6" w:rsidR="165AE616" w:rsidRDefault="165AE616" w:rsidP="5600670E">
      <w:pPr>
        <w:pStyle w:val="ListParagraph"/>
        <w:numPr>
          <w:ilvl w:val="0"/>
          <w:numId w:val="17"/>
        </w:numPr>
        <w:tabs>
          <w:tab w:val="left" w:pos="2775"/>
        </w:tabs>
      </w:pPr>
      <w:proofErr w:type="spellStart"/>
      <w:r>
        <w:t>Siemon</w:t>
      </w:r>
      <w:proofErr w:type="spellEnd"/>
      <w:r>
        <w:t xml:space="preserve">, B., </w:t>
      </w:r>
      <w:proofErr w:type="spellStart"/>
      <w:r>
        <w:t>Ibs-von</w:t>
      </w:r>
      <w:proofErr w:type="spellEnd"/>
      <w:r>
        <w:t xml:space="preserve"> </w:t>
      </w:r>
      <w:proofErr w:type="spellStart"/>
      <w:r>
        <w:t>Seht</w:t>
      </w:r>
      <w:proofErr w:type="spellEnd"/>
      <w:r>
        <w:t xml:space="preserve">, M., </w:t>
      </w:r>
      <w:proofErr w:type="spellStart"/>
      <w:r>
        <w:t>Steuer</w:t>
      </w:r>
      <w:proofErr w:type="spellEnd"/>
      <w:r>
        <w:t xml:space="preserve">, A., Deus, N., </w:t>
      </w:r>
      <w:proofErr w:type="spellStart"/>
      <w:r>
        <w:t>Wiederhold</w:t>
      </w:r>
      <w:proofErr w:type="spellEnd"/>
      <w:r>
        <w:t xml:space="preserve">, H., 2020, Airborne Electromagnetic, Magnetic, and Radiometric Surveys at the German North Sea Coast Applied to Groundwater and Soil Investigations, Remote </w:t>
      </w:r>
      <w:proofErr w:type="spellStart"/>
      <w:r>
        <w:t>Sens</w:t>
      </w:r>
      <w:proofErr w:type="spellEnd"/>
      <w:r>
        <w:t xml:space="preserve">, Vol. 12, pp. 1629, https://doi.org/10.3390/rs12101629 </w:t>
      </w:r>
    </w:p>
    <w:p w14:paraId="68527861" w14:textId="61BBA09B" w:rsidR="165AE616" w:rsidRDefault="165AE616" w:rsidP="5600670E">
      <w:pPr>
        <w:pStyle w:val="ListParagraph"/>
        <w:numPr>
          <w:ilvl w:val="0"/>
          <w:numId w:val="17"/>
        </w:numPr>
        <w:tabs>
          <w:tab w:val="left" w:pos="2775"/>
        </w:tabs>
      </w:pPr>
      <w:r>
        <w:t xml:space="preserve">Thompson, L., 2010, Climate change: The evidence and options, </w:t>
      </w:r>
      <w:proofErr w:type="spellStart"/>
      <w:r>
        <w:t>Behav</w:t>
      </w:r>
      <w:proofErr w:type="spellEnd"/>
      <w:r>
        <w:t xml:space="preserve"> Anal, Vol 33(2), pp. 231-233  </w:t>
      </w:r>
      <w:proofErr w:type="spellStart"/>
      <w:r>
        <w:t>doi</w:t>
      </w:r>
      <w:proofErr w:type="spellEnd"/>
      <w:r>
        <w:t xml:space="preserve">: 10.1007/BF03392211  </w:t>
      </w:r>
    </w:p>
    <w:p w14:paraId="3F854601" w14:textId="609BB7F1" w:rsidR="165AE616" w:rsidRDefault="165AE616" w:rsidP="5600670E">
      <w:pPr>
        <w:pStyle w:val="ListParagraph"/>
        <w:numPr>
          <w:ilvl w:val="0"/>
          <w:numId w:val="17"/>
        </w:numPr>
        <w:tabs>
          <w:tab w:val="left" w:pos="2775"/>
        </w:tabs>
      </w:pPr>
      <w:proofErr w:type="spellStart"/>
      <w:r>
        <w:t>Watari</w:t>
      </w:r>
      <w:proofErr w:type="spellEnd"/>
      <w:r>
        <w:t xml:space="preserve">, T., Northey, S., </w:t>
      </w:r>
      <w:proofErr w:type="spellStart"/>
      <w:r>
        <w:t>Giurco</w:t>
      </w:r>
      <w:proofErr w:type="spellEnd"/>
      <w:r>
        <w:t xml:space="preserve">, D., </w:t>
      </w:r>
      <w:proofErr w:type="spellStart"/>
      <w:r>
        <w:t>Hata</w:t>
      </w:r>
      <w:proofErr w:type="spellEnd"/>
      <w:r>
        <w:t xml:space="preserve">, S., </w:t>
      </w:r>
      <w:proofErr w:type="spellStart"/>
      <w:r>
        <w:t>Yokoi</w:t>
      </w:r>
      <w:proofErr w:type="spellEnd"/>
      <w:r>
        <w:t xml:space="preserve">, R., </w:t>
      </w:r>
      <w:proofErr w:type="spellStart"/>
      <w:r>
        <w:t>Nansai</w:t>
      </w:r>
      <w:proofErr w:type="spellEnd"/>
      <w:r>
        <w:t xml:space="preserve">, K., </w:t>
      </w:r>
      <w:proofErr w:type="spellStart"/>
      <w:r>
        <w:t>Nakajima</w:t>
      </w:r>
      <w:proofErr w:type="spellEnd"/>
      <w:r>
        <w:t xml:space="preserve">, K., 2022, Global copper cycles and greenhouse gas emissions in a 1.5 °C world, Resources, Conservation and Recycling, Vol. 179, pp. 106118, ISSN 0921-3449, https://doi.org/10.1016/j.resconrec.2021.106118. </w:t>
      </w:r>
    </w:p>
    <w:p w14:paraId="399E17F5" w14:textId="2E4F3DCE" w:rsidR="165AE616" w:rsidRDefault="165AE616" w:rsidP="5600670E">
      <w:pPr>
        <w:pStyle w:val="ListParagraph"/>
        <w:numPr>
          <w:ilvl w:val="0"/>
          <w:numId w:val="17"/>
        </w:numPr>
        <w:tabs>
          <w:tab w:val="left" w:pos="2775"/>
        </w:tabs>
      </w:pPr>
      <w:r>
        <w:t xml:space="preserve">Wei, W., </w:t>
      </w:r>
      <w:proofErr w:type="spellStart"/>
      <w:r>
        <w:t>Samuelsson</w:t>
      </w:r>
      <w:proofErr w:type="spellEnd"/>
      <w:r>
        <w:t xml:space="preserve">, P., </w:t>
      </w:r>
      <w:proofErr w:type="spellStart"/>
      <w:r>
        <w:t>Tilliander</w:t>
      </w:r>
      <w:proofErr w:type="spellEnd"/>
      <w:r>
        <w:t xml:space="preserve">, A., </w:t>
      </w:r>
      <w:proofErr w:type="spellStart"/>
      <w:r>
        <w:t>Gyllenram</w:t>
      </w:r>
      <w:proofErr w:type="spellEnd"/>
      <w:r>
        <w:t xml:space="preserve">, R., </w:t>
      </w:r>
      <w:proofErr w:type="spellStart"/>
      <w:r>
        <w:t>Jönsson</w:t>
      </w:r>
      <w:proofErr w:type="spellEnd"/>
      <w:r>
        <w:t xml:space="preserve">, PG., 2020, Energy Consumption and Greenhouse Gas Emissions of Nickel Products, Energies, Vol. 13(21), pp. 5664, https://doi.org/10.3390/en13215664 </w:t>
      </w:r>
    </w:p>
    <w:p w14:paraId="2E3DC7A3" w14:textId="69063159" w:rsidR="165AE616" w:rsidRDefault="165AE616" w:rsidP="5600670E">
      <w:pPr>
        <w:pStyle w:val="ListParagraph"/>
        <w:numPr>
          <w:ilvl w:val="0"/>
          <w:numId w:val="17"/>
        </w:numPr>
        <w:tabs>
          <w:tab w:val="left" w:pos="2775"/>
        </w:tabs>
      </w:pPr>
      <w:r>
        <w:t xml:space="preserve">White, K., </w:t>
      </w:r>
      <w:proofErr w:type="spellStart"/>
      <w:r>
        <w:t>Darida</w:t>
      </w:r>
      <w:proofErr w:type="spellEnd"/>
      <w:r>
        <w:t xml:space="preserve">, K., 2022, </w:t>
      </w:r>
      <w:proofErr w:type="spellStart"/>
      <w:r>
        <w:t>Decarbonization</w:t>
      </w:r>
      <w:proofErr w:type="spellEnd"/>
      <w:r>
        <w:t xml:space="preserve"> and the energy transition: The next </w:t>
      </w:r>
      <w:proofErr w:type="spellStart"/>
      <w:r>
        <w:t>supercycle</w:t>
      </w:r>
      <w:proofErr w:type="spellEnd"/>
      <w:r>
        <w:t>, Wellington Management, https://www.wellington.com/en/insights/low-carbon-economy-transition  (</w:t>
      </w:r>
      <w:proofErr w:type="spellStart"/>
      <w:r>
        <w:t>acessed</w:t>
      </w:r>
      <w:proofErr w:type="spellEnd"/>
      <w:r>
        <w:t xml:space="preserve"> 9th September 2022)</w:t>
      </w:r>
    </w:p>
    <w:p w14:paraId="4490E0F8" w14:textId="4A5C4921" w:rsidR="5600670E" w:rsidRDefault="5600670E" w:rsidP="5600670E">
      <w:pPr>
        <w:tabs>
          <w:tab w:val="left" w:pos="2775"/>
        </w:tabs>
      </w:pPr>
    </w:p>
    <w:p w14:paraId="076147EE" w14:textId="3A1139A5" w:rsidR="00573A23" w:rsidRDefault="00573A23" w:rsidP="00541932">
      <w:pPr>
        <w:tabs>
          <w:tab w:val="left" w:pos="2775"/>
        </w:tabs>
        <w:jc w:val="both"/>
      </w:pPr>
    </w:p>
    <w:p w14:paraId="41DD5405" w14:textId="62ED1EED" w:rsidR="00573A23" w:rsidRDefault="00573A23" w:rsidP="00541932">
      <w:pPr>
        <w:tabs>
          <w:tab w:val="left" w:pos="2775"/>
        </w:tabs>
        <w:jc w:val="both"/>
      </w:pPr>
    </w:p>
    <w:p w14:paraId="3DC86581" w14:textId="4BEAE5EC" w:rsidR="00573A23" w:rsidRDefault="00573A23" w:rsidP="00541932">
      <w:pPr>
        <w:tabs>
          <w:tab w:val="left" w:pos="2775"/>
        </w:tabs>
        <w:jc w:val="both"/>
      </w:pPr>
    </w:p>
    <w:p w14:paraId="0C5074E9" w14:textId="6F4498BD" w:rsidR="00573A23" w:rsidRPr="00573A23" w:rsidRDefault="00573A23" w:rsidP="001967ED">
      <w:pPr>
        <w:tabs>
          <w:tab w:val="left" w:pos="2775"/>
        </w:tabs>
        <w:jc w:val="both"/>
      </w:pPr>
    </w:p>
    <w:sectPr w:rsidR="00573A23" w:rsidRPr="00573A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arrington">
    <w:panose1 w:val="04040505050002020702"/>
    <w:charset w:val="4D"/>
    <w:family w:val="decorative"/>
    <w:pitch w:val="variable"/>
    <w:sig w:usb0="00000003" w:usb1="00000000" w:usb2="0000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JG8O9pQjr85D3y" int2:id="ECe8hm2Y">
      <int2:state int2:value="Rejected" int2:type="LegacyProofing"/>
    </int2:textHash>
    <int2:textHash int2:hashCode="xl1qRQX5AYMTjY" int2:id="FYyY34LO">
      <int2:state int2:value="Rejected" int2:type="LegacyProofing"/>
    </int2:textHash>
    <int2:textHash int2:hashCode="hURJaBVh7dI76o" int2:id="OID4cmc8">
      <int2:state int2:value="Rejected" int2:type="LegacyProofing"/>
    </int2:textHash>
    <int2:textHash int2:hashCode="uVOKT1Ob+fyfSk" int2:id="Qw8ZYJto">
      <int2:state int2:value="Rejected" int2:type="LegacyProofing"/>
    </int2:textHash>
    <int2:textHash int2:hashCode="tMg9EP336pjf3U" int2:id="qNo8C3gc">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227E4"/>
    <w:multiLevelType w:val="hybridMultilevel"/>
    <w:tmpl w:val="FFFFFFFF"/>
    <w:lvl w:ilvl="0" w:tplc="1FB002BE">
      <w:start w:val="1"/>
      <w:numFmt w:val="bullet"/>
      <w:lvlText w:val=""/>
      <w:lvlJc w:val="left"/>
      <w:pPr>
        <w:ind w:left="1080" w:hanging="360"/>
      </w:pPr>
      <w:rPr>
        <w:rFonts w:ascii="Symbol" w:hAnsi="Symbol" w:hint="default"/>
      </w:rPr>
    </w:lvl>
    <w:lvl w:ilvl="1" w:tplc="AC105E06">
      <w:start w:val="1"/>
      <w:numFmt w:val="bullet"/>
      <w:lvlText w:val="o"/>
      <w:lvlJc w:val="left"/>
      <w:pPr>
        <w:ind w:left="1440" w:hanging="360"/>
      </w:pPr>
      <w:rPr>
        <w:rFonts w:ascii="Courier New" w:hAnsi="Courier New" w:hint="default"/>
      </w:rPr>
    </w:lvl>
    <w:lvl w:ilvl="2" w:tplc="A3BAB206">
      <w:start w:val="1"/>
      <w:numFmt w:val="bullet"/>
      <w:lvlText w:val=""/>
      <w:lvlJc w:val="left"/>
      <w:pPr>
        <w:ind w:left="2160" w:hanging="360"/>
      </w:pPr>
      <w:rPr>
        <w:rFonts w:ascii="Wingdings" w:hAnsi="Wingdings" w:hint="default"/>
      </w:rPr>
    </w:lvl>
    <w:lvl w:ilvl="3" w:tplc="1C124258">
      <w:start w:val="1"/>
      <w:numFmt w:val="bullet"/>
      <w:lvlText w:val=""/>
      <w:lvlJc w:val="left"/>
      <w:pPr>
        <w:ind w:left="2880" w:hanging="360"/>
      </w:pPr>
      <w:rPr>
        <w:rFonts w:ascii="Symbol" w:hAnsi="Symbol" w:hint="default"/>
      </w:rPr>
    </w:lvl>
    <w:lvl w:ilvl="4" w:tplc="777A0730">
      <w:start w:val="1"/>
      <w:numFmt w:val="bullet"/>
      <w:lvlText w:val="o"/>
      <w:lvlJc w:val="left"/>
      <w:pPr>
        <w:ind w:left="3600" w:hanging="360"/>
      </w:pPr>
      <w:rPr>
        <w:rFonts w:ascii="Courier New" w:hAnsi="Courier New" w:hint="default"/>
      </w:rPr>
    </w:lvl>
    <w:lvl w:ilvl="5" w:tplc="11BA4AA4">
      <w:start w:val="1"/>
      <w:numFmt w:val="bullet"/>
      <w:lvlText w:val=""/>
      <w:lvlJc w:val="left"/>
      <w:pPr>
        <w:ind w:left="4320" w:hanging="360"/>
      </w:pPr>
      <w:rPr>
        <w:rFonts w:ascii="Wingdings" w:hAnsi="Wingdings" w:hint="default"/>
      </w:rPr>
    </w:lvl>
    <w:lvl w:ilvl="6" w:tplc="DC682B10">
      <w:start w:val="1"/>
      <w:numFmt w:val="bullet"/>
      <w:lvlText w:val=""/>
      <w:lvlJc w:val="left"/>
      <w:pPr>
        <w:ind w:left="5040" w:hanging="360"/>
      </w:pPr>
      <w:rPr>
        <w:rFonts w:ascii="Symbol" w:hAnsi="Symbol" w:hint="default"/>
      </w:rPr>
    </w:lvl>
    <w:lvl w:ilvl="7" w:tplc="9060165E">
      <w:start w:val="1"/>
      <w:numFmt w:val="bullet"/>
      <w:lvlText w:val="o"/>
      <w:lvlJc w:val="left"/>
      <w:pPr>
        <w:ind w:left="5760" w:hanging="360"/>
      </w:pPr>
      <w:rPr>
        <w:rFonts w:ascii="Courier New" w:hAnsi="Courier New" w:hint="default"/>
      </w:rPr>
    </w:lvl>
    <w:lvl w:ilvl="8" w:tplc="7E561B70">
      <w:start w:val="1"/>
      <w:numFmt w:val="bullet"/>
      <w:lvlText w:val=""/>
      <w:lvlJc w:val="left"/>
      <w:pPr>
        <w:ind w:left="6480" w:hanging="360"/>
      </w:pPr>
      <w:rPr>
        <w:rFonts w:ascii="Wingdings" w:hAnsi="Wingdings" w:hint="default"/>
      </w:rPr>
    </w:lvl>
  </w:abstractNum>
  <w:abstractNum w:abstractNumId="1" w15:restartNumberingAfterBreak="0">
    <w:nsid w:val="0EB6DC5E"/>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2" w15:restartNumberingAfterBreak="0">
    <w:nsid w:val="21B72BE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D38F846"/>
    <w:multiLevelType w:val="hybridMultilevel"/>
    <w:tmpl w:val="FFFFFFFF"/>
    <w:lvl w:ilvl="0" w:tplc="017E8EF2">
      <w:start w:val="1"/>
      <w:numFmt w:val="bullet"/>
      <w:lvlText w:val=""/>
      <w:lvlJc w:val="left"/>
      <w:pPr>
        <w:ind w:left="720" w:hanging="360"/>
      </w:pPr>
      <w:rPr>
        <w:rFonts w:ascii="Symbol" w:hAnsi="Symbol" w:hint="default"/>
      </w:rPr>
    </w:lvl>
    <w:lvl w:ilvl="1" w:tplc="49FA77EE">
      <w:start w:val="1"/>
      <w:numFmt w:val="bullet"/>
      <w:lvlText w:val="o"/>
      <w:lvlJc w:val="left"/>
      <w:pPr>
        <w:ind w:left="1440" w:hanging="360"/>
      </w:pPr>
      <w:rPr>
        <w:rFonts w:ascii="Courier New" w:hAnsi="Courier New" w:hint="default"/>
      </w:rPr>
    </w:lvl>
    <w:lvl w:ilvl="2" w:tplc="58D2CA1E">
      <w:start w:val="1"/>
      <w:numFmt w:val="bullet"/>
      <w:lvlText w:val=""/>
      <w:lvlJc w:val="left"/>
      <w:pPr>
        <w:ind w:left="2160" w:hanging="360"/>
      </w:pPr>
      <w:rPr>
        <w:rFonts w:ascii="Wingdings" w:hAnsi="Wingdings" w:hint="default"/>
      </w:rPr>
    </w:lvl>
    <w:lvl w:ilvl="3" w:tplc="792E6090">
      <w:start w:val="1"/>
      <w:numFmt w:val="bullet"/>
      <w:lvlText w:val=""/>
      <w:lvlJc w:val="left"/>
      <w:pPr>
        <w:ind w:left="2880" w:hanging="360"/>
      </w:pPr>
      <w:rPr>
        <w:rFonts w:ascii="Symbol" w:hAnsi="Symbol" w:hint="default"/>
      </w:rPr>
    </w:lvl>
    <w:lvl w:ilvl="4" w:tplc="F44CAC0A">
      <w:start w:val="1"/>
      <w:numFmt w:val="bullet"/>
      <w:lvlText w:val="o"/>
      <w:lvlJc w:val="left"/>
      <w:pPr>
        <w:ind w:left="3600" w:hanging="360"/>
      </w:pPr>
      <w:rPr>
        <w:rFonts w:ascii="Courier New" w:hAnsi="Courier New" w:hint="default"/>
      </w:rPr>
    </w:lvl>
    <w:lvl w:ilvl="5" w:tplc="76422D18">
      <w:start w:val="1"/>
      <w:numFmt w:val="bullet"/>
      <w:lvlText w:val=""/>
      <w:lvlJc w:val="left"/>
      <w:pPr>
        <w:ind w:left="4320" w:hanging="360"/>
      </w:pPr>
      <w:rPr>
        <w:rFonts w:ascii="Wingdings" w:hAnsi="Wingdings" w:hint="default"/>
      </w:rPr>
    </w:lvl>
    <w:lvl w:ilvl="6" w:tplc="5EB22764">
      <w:start w:val="1"/>
      <w:numFmt w:val="bullet"/>
      <w:lvlText w:val=""/>
      <w:lvlJc w:val="left"/>
      <w:pPr>
        <w:ind w:left="5040" w:hanging="360"/>
      </w:pPr>
      <w:rPr>
        <w:rFonts w:ascii="Symbol" w:hAnsi="Symbol" w:hint="default"/>
      </w:rPr>
    </w:lvl>
    <w:lvl w:ilvl="7" w:tplc="7320F69C">
      <w:start w:val="1"/>
      <w:numFmt w:val="bullet"/>
      <w:lvlText w:val="o"/>
      <w:lvlJc w:val="left"/>
      <w:pPr>
        <w:ind w:left="5760" w:hanging="360"/>
      </w:pPr>
      <w:rPr>
        <w:rFonts w:ascii="Courier New" w:hAnsi="Courier New" w:hint="default"/>
      </w:rPr>
    </w:lvl>
    <w:lvl w:ilvl="8" w:tplc="40DA34EE">
      <w:start w:val="1"/>
      <w:numFmt w:val="bullet"/>
      <w:lvlText w:val=""/>
      <w:lvlJc w:val="left"/>
      <w:pPr>
        <w:ind w:left="6480" w:hanging="360"/>
      </w:pPr>
      <w:rPr>
        <w:rFonts w:ascii="Wingdings" w:hAnsi="Wingdings" w:hint="default"/>
      </w:rPr>
    </w:lvl>
  </w:abstractNum>
  <w:abstractNum w:abstractNumId="4" w15:restartNumberingAfterBreak="0">
    <w:nsid w:val="2F8B0E03"/>
    <w:multiLevelType w:val="hybridMultilevel"/>
    <w:tmpl w:val="FFFFFFFF"/>
    <w:lvl w:ilvl="0" w:tplc="E5129952">
      <w:start w:val="1"/>
      <w:numFmt w:val="decimal"/>
      <w:lvlText w:val="%1."/>
      <w:lvlJc w:val="left"/>
      <w:pPr>
        <w:ind w:left="720" w:hanging="360"/>
      </w:pPr>
    </w:lvl>
    <w:lvl w:ilvl="1" w:tplc="6F4C4D9E">
      <w:start w:val="1"/>
      <w:numFmt w:val="lowerLetter"/>
      <w:lvlText w:val="%2."/>
      <w:lvlJc w:val="left"/>
      <w:pPr>
        <w:ind w:left="1440" w:hanging="360"/>
      </w:pPr>
    </w:lvl>
    <w:lvl w:ilvl="2" w:tplc="135CFA4C">
      <w:start w:val="1"/>
      <w:numFmt w:val="lowerRoman"/>
      <w:lvlText w:val="%3."/>
      <w:lvlJc w:val="right"/>
      <w:pPr>
        <w:ind w:left="2160" w:hanging="180"/>
      </w:pPr>
    </w:lvl>
    <w:lvl w:ilvl="3" w:tplc="DD28EC3A">
      <w:start w:val="1"/>
      <w:numFmt w:val="decimal"/>
      <w:lvlText w:val="%4."/>
      <w:lvlJc w:val="left"/>
      <w:pPr>
        <w:ind w:left="2880" w:hanging="360"/>
      </w:pPr>
    </w:lvl>
    <w:lvl w:ilvl="4" w:tplc="EBD609B6">
      <w:start w:val="1"/>
      <w:numFmt w:val="lowerLetter"/>
      <w:lvlText w:val="%5."/>
      <w:lvlJc w:val="left"/>
      <w:pPr>
        <w:ind w:left="3600" w:hanging="360"/>
      </w:pPr>
    </w:lvl>
    <w:lvl w:ilvl="5" w:tplc="06C615FE">
      <w:start w:val="1"/>
      <w:numFmt w:val="lowerRoman"/>
      <w:lvlText w:val="%6."/>
      <w:lvlJc w:val="right"/>
      <w:pPr>
        <w:ind w:left="4320" w:hanging="180"/>
      </w:pPr>
    </w:lvl>
    <w:lvl w:ilvl="6" w:tplc="2FAC4386">
      <w:start w:val="1"/>
      <w:numFmt w:val="decimal"/>
      <w:lvlText w:val="%7."/>
      <w:lvlJc w:val="left"/>
      <w:pPr>
        <w:ind w:left="5040" w:hanging="360"/>
      </w:pPr>
    </w:lvl>
    <w:lvl w:ilvl="7" w:tplc="E1BEC2F8">
      <w:start w:val="1"/>
      <w:numFmt w:val="lowerLetter"/>
      <w:lvlText w:val="%8."/>
      <w:lvlJc w:val="left"/>
      <w:pPr>
        <w:ind w:left="5760" w:hanging="360"/>
      </w:pPr>
    </w:lvl>
    <w:lvl w:ilvl="8" w:tplc="4852FC0E">
      <w:start w:val="1"/>
      <w:numFmt w:val="lowerRoman"/>
      <w:lvlText w:val="%9."/>
      <w:lvlJc w:val="right"/>
      <w:pPr>
        <w:ind w:left="6480" w:hanging="180"/>
      </w:pPr>
    </w:lvl>
  </w:abstractNum>
  <w:abstractNum w:abstractNumId="5" w15:restartNumberingAfterBreak="0">
    <w:nsid w:val="31CD717E"/>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6" w15:restartNumberingAfterBreak="0">
    <w:nsid w:val="35C2620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3E73E29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47AEF4A"/>
    <w:multiLevelType w:val="hybridMultilevel"/>
    <w:tmpl w:val="FFFFFFFF"/>
    <w:lvl w:ilvl="0" w:tplc="BBCAA606">
      <w:start w:val="1"/>
      <w:numFmt w:val="decimal"/>
      <w:lvlText w:val="%1."/>
      <w:lvlJc w:val="left"/>
      <w:pPr>
        <w:ind w:left="720" w:hanging="360"/>
      </w:pPr>
    </w:lvl>
    <w:lvl w:ilvl="1" w:tplc="BC1864A0">
      <w:start w:val="1"/>
      <w:numFmt w:val="lowerLetter"/>
      <w:lvlText w:val="(%2)"/>
      <w:lvlJc w:val="left"/>
      <w:pPr>
        <w:ind w:left="1440" w:hanging="360"/>
      </w:pPr>
    </w:lvl>
    <w:lvl w:ilvl="2" w:tplc="CD747032">
      <w:start w:val="1"/>
      <w:numFmt w:val="lowerRoman"/>
      <w:lvlText w:val="%3."/>
      <w:lvlJc w:val="right"/>
      <w:pPr>
        <w:ind w:left="2160" w:hanging="180"/>
      </w:pPr>
    </w:lvl>
    <w:lvl w:ilvl="3" w:tplc="B8787A94">
      <w:start w:val="1"/>
      <w:numFmt w:val="decimal"/>
      <w:lvlText w:val="%4."/>
      <w:lvlJc w:val="left"/>
      <w:pPr>
        <w:ind w:left="2880" w:hanging="360"/>
      </w:pPr>
    </w:lvl>
    <w:lvl w:ilvl="4" w:tplc="22E0482A">
      <w:start w:val="1"/>
      <w:numFmt w:val="lowerLetter"/>
      <w:lvlText w:val="%5."/>
      <w:lvlJc w:val="left"/>
      <w:pPr>
        <w:ind w:left="3600" w:hanging="360"/>
      </w:pPr>
    </w:lvl>
    <w:lvl w:ilvl="5" w:tplc="E71A5A8E">
      <w:start w:val="1"/>
      <w:numFmt w:val="lowerRoman"/>
      <w:lvlText w:val="%6."/>
      <w:lvlJc w:val="right"/>
      <w:pPr>
        <w:ind w:left="4320" w:hanging="180"/>
      </w:pPr>
    </w:lvl>
    <w:lvl w:ilvl="6" w:tplc="6D98FD54">
      <w:start w:val="1"/>
      <w:numFmt w:val="decimal"/>
      <w:lvlText w:val="%7."/>
      <w:lvlJc w:val="left"/>
      <w:pPr>
        <w:ind w:left="5040" w:hanging="360"/>
      </w:pPr>
    </w:lvl>
    <w:lvl w:ilvl="7" w:tplc="3C88BFEA">
      <w:start w:val="1"/>
      <w:numFmt w:val="lowerLetter"/>
      <w:lvlText w:val="%8."/>
      <w:lvlJc w:val="left"/>
      <w:pPr>
        <w:ind w:left="5760" w:hanging="360"/>
      </w:pPr>
    </w:lvl>
    <w:lvl w:ilvl="8" w:tplc="0F78DF00">
      <w:start w:val="1"/>
      <w:numFmt w:val="lowerRoman"/>
      <w:lvlText w:val="%9."/>
      <w:lvlJc w:val="right"/>
      <w:pPr>
        <w:ind w:left="6480" w:hanging="180"/>
      </w:pPr>
    </w:lvl>
  </w:abstractNum>
  <w:abstractNum w:abstractNumId="9" w15:restartNumberingAfterBreak="0">
    <w:nsid w:val="477928B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4C65F0C0"/>
    <w:multiLevelType w:val="hybridMultilevel"/>
    <w:tmpl w:val="FFFFFFFF"/>
    <w:lvl w:ilvl="0" w:tplc="EF483A70">
      <w:start w:val="1"/>
      <w:numFmt w:val="decimal"/>
      <w:lvlText w:val="%1."/>
      <w:lvlJc w:val="left"/>
      <w:pPr>
        <w:ind w:left="720" w:hanging="360"/>
      </w:pPr>
    </w:lvl>
    <w:lvl w:ilvl="1" w:tplc="24181930">
      <w:start w:val="1"/>
      <w:numFmt w:val="lowerLetter"/>
      <w:lvlText w:val="%2."/>
      <w:lvlJc w:val="left"/>
      <w:pPr>
        <w:ind w:left="1440" w:hanging="360"/>
      </w:pPr>
    </w:lvl>
    <w:lvl w:ilvl="2" w:tplc="B2A6126E">
      <w:start w:val="1"/>
      <w:numFmt w:val="lowerRoman"/>
      <w:lvlText w:val="%3."/>
      <w:lvlJc w:val="right"/>
      <w:pPr>
        <w:ind w:left="2160" w:hanging="180"/>
      </w:pPr>
    </w:lvl>
    <w:lvl w:ilvl="3" w:tplc="64440FDA">
      <w:start w:val="1"/>
      <w:numFmt w:val="decimal"/>
      <w:lvlText w:val="%4."/>
      <w:lvlJc w:val="left"/>
      <w:pPr>
        <w:ind w:left="2880" w:hanging="360"/>
      </w:pPr>
    </w:lvl>
    <w:lvl w:ilvl="4" w:tplc="78F25D12">
      <w:start w:val="1"/>
      <w:numFmt w:val="lowerLetter"/>
      <w:lvlText w:val="%5."/>
      <w:lvlJc w:val="left"/>
      <w:pPr>
        <w:ind w:left="3600" w:hanging="360"/>
      </w:pPr>
    </w:lvl>
    <w:lvl w:ilvl="5" w:tplc="ED80042E">
      <w:start w:val="1"/>
      <w:numFmt w:val="lowerRoman"/>
      <w:lvlText w:val="%6."/>
      <w:lvlJc w:val="right"/>
      <w:pPr>
        <w:ind w:left="4320" w:hanging="180"/>
      </w:pPr>
    </w:lvl>
    <w:lvl w:ilvl="6" w:tplc="A2B459AA">
      <w:start w:val="1"/>
      <w:numFmt w:val="decimal"/>
      <w:lvlText w:val="%7."/>
      <w:lvlJc w:val="left"/>
      <w:pPr>
        <w:ind w:left="5040" w:hanging="360"/>
      </w:pPr>
    </w:lvl>
    <w:lvl w:ilvl="7" w:tplc="257C5D20">
      <w:start w:val="1"/>
      <w:numFmt w:val="lowerLetter"/>
      <w:lvlText w:val="%8."/>
      <w:lvlJc w:val="left"/>
      <w:pPr>
        <w:ind w:left="5760" w:hanging="360"/>
      </w:pPr>
    </w:lvl>
    <w:lvl w:ilvl="8" w:tplc="F04670D4">
      <w:start w:val="1"/>
      <w:numFmt w:val="lowerRoman"/>
      <w:lvlText w:val="%9."/>
      <w:lvlJc w:val="right"/>
      <w:pPr>
        <w:ind w:left="6480" w:hanging="180"/>
      </w:pPr>
    </w:lvl>
  </w:abstractNum>
  <w:abstractNum w:abstractNumId="11" w15:restartNumberingAfterBreak="0">
    <w:nsid w:val="5B4A4500"/>
    <w:multiLevelType w:val="hybridMultilevel"/>
    <w:tmpl w:val="FFFFFFFF"/>
    <w:lvl w:ilvl="0" w:tplc="F0522C58">
      <w:start w:val="1"/>
      <w:numFmt w:val="bullet"/>
      <w:lvlText w:val="2"/>
      <w:lvlJc w:val="left"/>
      <w:pPr>
        <w:ind w:left="720" w:hanging="360"/>
      </w:pPr>
      <w:rPr>
        <w:rFonts w:ascii="Calibri" w:hAnsi="Calibri" w:hint="default"/>
      </w:rPr>
    </w:lvl>
    <w:lvl w:ilvl="1" w:tplc="B1EC3428">
      <w:start w:val="1"/>
      <w:numFmt w:val="bullet"/>
      <w:lvlText w:val="o"/>
      <w:lvlJc w:val="left"/>
      <w:pPr>
        <w:ind w:left="1440" w:hanging="360"/>
      </w:pPr>
      <w:rPr>
        <w:rFonts w:ascii="Courier New" w:hAnsi="Courier New" w:hint="default"/>
      </w:rPr>
    </w:lvl>
    <w:lvl w:ilvl="2" w:tplc="591A9A8C">
      <w:start w:val="1"/>
      <w:numFmt w:val="bullet"/>
      <w:lvlText w:val=""/>
      <w:lvlJc w:val="left"/>
      <w:pPr>
        <w:ind w:left="2160" w:hanging="360"/>
      </w:pPr>
      <w:rPr>
        <w:rFonts w:ascii="Wingdings" w:hAnsi="Wingdings" w:hint="default"/>
      </w:rPr>
    </w:lvl>
    <w:lvl w:ilvl="3" w:tplc="700856A0">
      <w:start w:val="1"/>
      <w:numFmt w:val="bullet"/>
      <w:lvlText w:val=""/>
      <w:lvlJc w:val="left"/>
      <w:pPr>
        <w:ind w:left="2880" w:hanging="360"/>
      </w:pPr>
      <w:rPr>
        <w:rFonts w:ascii="Symbol" w:hAnsi="Symbol" w:hint="default"/>
      </w:rPr>
    </w:lvl>
    <w:lvl w:ilvl="4" w:tplc="D0A4ADFA">
      <w:start w:val="1"/>
      <w:numFmt w:val="bullet"/>
      <w:lvlText w:val="o"/>
      <w:lvlJc w:val="left"/>
      <w:pPr>
        <w:ind w:left="3600" w:hanging="360"/>
      </w:pPr>
      <w:rPr>
        <w:rFonts w:ascii="Courier New" w:hAnsi="Courier New" w:hint="default"/>
      </w:rPr>
    </w:lvl>
    <w:lvl w:ilvl="5" w:tplc="DA92C36E">
      <w:start w:val="1"/>
      <w:numFmt w:val="bullet"/>
      <w:lvlText w:val=""/>
      <w:lvlJc w:val="left"/>
      <w:pPr>
        <w:ind w:left="4320" w:hanging="360"/>
      </w:pPr>
      <w:rPr>
        <w:rFonts w:ascii="Wingdings" w:hAnsi="Wingdings" w:hint="default"/>
      </w:rPr>
    </w:lvl>
    <w:lvl w:ilvl="6" w:tplc="E550E364">
      <w:start w:val="1"/>
      <w:numFmt w:val="bullet"/>
      <w:lvlText w:val=""/>
      <w:lvlJc w:val="left"/>
      <w:pPr>
        <w:ind w:left="5040" w:hanging="360"/>
      </w:pPr>
      <w:rPr>
        <w:rFonts w:ascii="Symbol" w:hAnsi="Symbol" w:hint="default"/>
      </w:rPr>
    </w:lvl>
    <w:lvl w:ilvl="7" w:tplc="055850EC">
      <w:start w:val="1"/>
      <w:numFmt w:val="bullet"/>
      <w:lvlText w:val="o"/>
      <w:lvlJc w:val="left"/>
      <w:pPr>
        <w:ind w:left="5760" w:hanging="360"/>
      </w:pPr>
      <w:rPr>
        <w:rFonts w:ascii="Courier New" w:hAnsi="Courier New" w:hint="default"/>
      </w:rPr>
    </w:lvl>
    <w:lvl w:ilvl="8" w:tplc="FFA27E42">
      <w:start w:val="1"/>
      <w:numFmt w:val="bullet"/>
      <w:lvlText w:val=""/>
      <w:lvlJc w:val="left"/>
      <w:pPr>
        <w:ind w:left="6480" w:hanging="360"/>
      </w:pPr>
      <w:rPr>
        <w:rFonts w:ascii="Wingdings" w:hAnsi="Wingdings" w:hint="default"/>
      </w:rPr>
    </w:lvl>
  </w:abstractNum>
  <w:abstractNum w:abstractNumId="12" w15:restartNumberingAfterBreak="0">
    <w:nsid w:val="5E4827C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62FF302"/>
    <w:multiLevelType w:val="hybridMultilevel"/>
    <w:tmpl w:val="FFFFFFFF"/>
    <w:lvl w:ilvl="0" w:tplc="CF6E276C">
      <w:start w:val="1"/>
      <w:numFmt w:val="decimal"/>
      <w:lvlText w:val="%1."/>
      <w:lvlJc w:val="left"/>
      <w:pPr>
        <w:ind w:left="720" w:hanging="360"/>
      </w:pPr>
    </w:lvl>
    <w:lvl w:ilvl="1" w:tplc="D9CAB886">
      <w:start w:val="1"/>
      <w:numFmt w:val="lowerLetter"/>
      <w:lvlText w:val="(%2)"/>
      <w:lvlJc w:val="left"/>
      <w:pPr>
        <w:ind w:left="1440" w:hanging="360"/>
      </w:pPr>
    </w:lvl>
    <w:lvl w:ilvl="2" w:tplc="765AFC76">
      <w:start w:val="1"/>
      <w:numFmt w:val="lowerRoman"/>
      <w:lvlText w:val="%3."/>
      <w:lvlJc w:val="right"/>
      <w:pPr>
        <w:ind w:left="2160" w:hanging="180"/>
      </w:pPr>
    </w:lvl>
    <w:lvl w:ilvl="3" w:tplc="E1A86DB8">
      <w:start w:val="1"/>
      <w:numFmt w:val="decimal"/>
      <w:lvlText w:val="%4."/>
      <w:lvlJc w:val="left"/>
      <w:pPr>
        <w:ind w:left="2880" w:hanging="360"/>
      </w:pPr>
    </w:lvl>
    <w:lvl w:ilvl="4" w:tplc="B73295BE">
      <w:start w:val="1"/>
      <w:numFmt w:val="lowerLetter"/>
      <w:lvlText w:val="%5."/>
      <w:lvlJc w:val="left"/>
      <w:pPr>
        <w:ind w:left="3600" w:hanging="360"/>
      </w:pPr>
    </w:lvl>
    <w:lvl w:ilvl="5" w:tplc="2FC4B816">
      <w:start w:val="1"/>
      <w:numFmt w:val="lowerRoman"/>
      <w:lvlText w:val="%6."/>
      <w:lvlJc w:val="right"/>
      <w:pPr>
        <w:ind w:left="4320" w:hanging="180"/>
      </w:pPr>
    </w:lvl>
    <w:lvl w:ilvl="6" w:tplc="C36EDE08">
      <w:start w:val="1"/>
      <w:numFmt w:val="decimal"/>
      <w:lvlText w:val="%7."/>
      <w:lvlJc w:val="left"/>
      <w:pPr>
        <w:ind w:left="5040" w:hanging="360"/>
      </w:pPr>
    </w:lvl>
    <w:lvl w:ilvl="7" w:tplc="8A403F2A">
      <w:start w:val="1"/>
      <w:numFmt w:val="lowerLetter"/>
      <w:lvlText w:val="%8."/>
      <w:lvlJc w:val="left"/>
      <w:pPr>
        <w:ind w:left="5760" w:hanging="360"/>
      </w:pPr>
    </w:lvl>
    <w:lvl w:ilvl="8" w:tplc="8A1243E6">
      <w:start w:val="1"/>
      <w:numFmt w:val="lowerRoman"/>
      <w:lvlText w:val="%9."/>
      <w:lvlJc w:val="right"/>
      <w:pPr>
        <w:ind w:left="6480" w:hanging="180"/>
      </w:pPr>
    </w:lvl>
  </w:abstractNum>
  <w:abstractNum w:abstractNumId="14" w15:restartNumberingAfterBreak="0">
    <w:nsid w:val="7369A673"/>
    <w:multiLevelType w:val="hybridMultilevel"/>
    <w:tmpl w:val="FFFFFFFF"/>
    <w:lvl w:ilvl="0" w:tplc="F5CC43C4">
      <w:start w:val="1"/>
      <w:numFmt w:val="bullet"/>
      <w:lvlText w:val="2"/>
      <w:lvlJc w:val="left"/>
      <w:pPr>
        <w:ind w:left="720" w:hanging="360"/>
      </w:pPr>
      <w:rPr>
        <w:rFonts w:ascii="Calibri" w:hAnsi="Calibri" w:hint="default"/>
      </w:rPr>
    </w:lvl>
    <w:lvl w:ilvl="1" w:tplc="3258BE06">
      <w:start w:val="1"/>
      <w:numFmt w:val="bullet"/>
      <w:lvlText w:val="o"/>
      <w:lvlJc w:val="left"/>
      <w:pPr>
        <w:ind w:left="1440" w:hanging="360"/>
      </w:pPr>
      <w:rPr>
        <w:rFonts w:ascii="Courier New" w:hAnsi="Courier New" w:hint="default"/>
      </w:rPr>
    </w:lvl>
    <w:lvl w:ilvl="2" w:tplc="5E3240B8">
      <w:start w:val="1"/>
      <w:numFmt w:val="bullet"/>
      <w:lvlText w:val=""/>
      <w:lvlJc w:val="left"/>
      <w:pPr>
        <w:ind w:left="2160" w:hanging="360"/>
      </w:pPr>
      <w:rPr>
        <w:rFonts w:ascii="Wingdings" w:hAnsi="Wingdings" w:hint="default"/>
      </w:rPr>
    </w:lvl>
    <w:lvl w:ilvl="3" w:tplc="612A0EF8">
      <w:start w:val="1"/>
      <w:numFmt w:val="bullet"/>
      <w:lvlText w:val=""/>
      <w:lvlJc w:val="left"/>
      <w:pPr>
        <w:ind w:left="2880" w:hanging="360"/>
      </w:pPr>
      <w:rPr>
        <w:rFonts w:ascii="Symbol" w:hAnsi="Symbol" w:hint="default"/>
      </w:rPr>
    </w:lvl>
    <w:lvl w:ilvl="4" w:tplc="7EA89A80">
      <w:start w:val="1"/>
      <w:numFmt w:val="bullet"/>
      <w:lvlText w:val="o"/>
      <w:lvlJc w:val="left"/>
      <w:pPr>
        <w:ind w:left="3600" w:hanging="360"/>
      </w:pPr>
      <w:rPr>
        <w:rFonts w:ascii="Courier New" w:hAnsi="Courier New" w:hint="default"/>
      </w:rPr>
    </w:lvl>
    <w:lvl w:ilvl="5" w:tplc="94B686FE">
      <w:start w:val="1"/>
      <w:numFmt w:val="bullet"/>
      <w:lvlText w:val=""/>
      <w:lvlJc w:val="left"/>
      <w:pPr>
        <w:ind w:left="4320" w:hanging="360"/>
      </w:pPr>
      <w:rPr>
        <w:rFonts w:ascii="Wingdings" w:hAnsi="Wingdings" w:hint="default"/>
      </w:rPr>
    </w:lvl>
    <w:lvl w:ilvl="6" w:tplc="495E33C6">
      <w:start w:val="1"/>
      <w:numFmt w:val="bullet"/>
      <w:lvlText w:val=""/>
      <w:lvlJc w:val="left"/>
      <w:pPr>
        <w:ind w:left="5040" w:hanging="360"/>
      </w:pPr>
      <w:rPr>
        <w:rFonts w:ascii="Symbol" w:hAnsi="Symbol" w:hint="default"/>
      </w:rPr>
    </w:lvl>
    <w:lvl w:ilvl="7" w:tplc="A5E6DF38">
      <w:start w:val="1"/>
      <w:numFmt w:val="bullet"/>
      <w:lvlText w:val="o"/>
      <w:lvlJc w:val="left"/>
      <w:pPr>
        <w:ind w:left="5760" w:hanging="360"/>
      </w:pPr>
      <w:rPr>
        <w:rFonts w:ascii="Courier New" w:hAnsi="Courier New" w:hint="default"/>
      </w:rPr>
    </w:lvl>
    <w:lvl w:ilvl="8" w:tplc="F8080CFE">
      <w:start w:val="1"/>
      <w:numFmt w:val="bullet"/>
      <w:lvlText w:val=""/>
      <w:lvlJc w:val="left"/>
      <w:pPr>
        <w:ind w:left="6480" w:hanging="360"/>
      </w:pPr>
      <w:rPr>
        <w:rFonts w:ascii="Wingdings" w:hAnsi="Wingdings" w:hint="default"/>
      </w:rPr>
    </w:lvl>
  </w:abstractNum>
  <w:abstractNum w:abstractNumId="15" w15:restartNumberingAfterBreak="0">
    <w:nsid w:val="73CB4D4C"/>
    <w:multiLevelType w:val="hybridMultilevel"/>
    <w:tmpl w:val="FFFFFFFF"/>
    <w:lvl w:ilvl="0" w:tplc="C926309E">
      <w:start w:val="1"/>
      <w:numFmt w:val="decimal"/>
      <w:lvlText w:val="%1)"/>
      <w:lvlJc w:val="left"/>
      <w:pPr>
        <w:ind w:left="360" w:hanging="360"/>
      </w:pPr>
    </w:lvl>
    <w:lvl w:ilvl="1" w:tplc="75F48226">
      <w:start w:val="1"/>
      <w:numFmt w:val="lowerLetter"/>
      <w:lvlText w:val="%2."/>
      <w:lvlJc w:val="left"/>
      <w:pPr>
        <w:ind w:left="1080" w:hanging="360"/>
      </w:pPr>
    </w:lvl>
    <w:lvl w:ilvl="2" w:tplc="67AE1DF8">
      <w:start w:val="1"/>
      <w:numFmt w:val="lowerRoman"/>
      <w:lvlText w:val="%3."/>
      <w:lvlJc w:val="right"/>
      <w:pPr>
        <w:ind w:left="1800" w:hanging="180"/>
      </w:pPr>
    </w:lvl>
    <w:lvl w:ilvl="3" w:tplc="05BAF8B8">
      <w:start w:val="1"/>
      <w:numFmt w:val="decimal"/>
      <w:lvlText w:val="%4."/>
      <w:lvlJc w:val="left"/>
      <w:pPr>
        <w:ind w:left="2520" w:hanging="360"/>
      </w:pPr>
    </w:lvl>
    <w:lvl w:ilvl="4" w:tplc="5D5E6CAE">
      <w:start w:val="1"/>
      <w:numFmt w:val="lowerLetter"/>
      <w:lvlText w:val="%5."/>
      <w:lvlJc w:val="left"/>
      <w:pPr>
        <w:ind w:left="3240" w:hanging="360"/>
      </w:pPr>
    </w:lvl>
    <w:lvl w:ilvl="5" w:tplc="D4AC4A8A">
      <w:start w:val="1"/>
      <w:numFmt w:val="lowerRoman"/>
      <w:lvlText w:val="%6."/>
      <w:lvlJc w:val="right"/>
      <w:pPr>
        <w:ind w:left="3960" w:hanging="180"/>
      </w:pPr>
    </w:lvl>
    <w:lvl w:ilvl="6" w:tplc="F926DEFE">
      <w:start w:val="1"/>
      <w:numFmt w:val="decimal"/>
      <w:lvlText w:val="%7."/>
      <w:lvlJc w:val="left"/>
      <w:pPr>
        <w:ind w:left="4680" w:hanging="360"/>
      </w:pPr>
    </w:lvl>
    <w:lvl w:ilvl="7" w:tplc="5F720640">
      <w:start w:val="1"/>
      <w:numFmt w:val="lowerLetter"/>
      <w:lvlText w:val="%8."/>
      <w:lvlJc w:val="left"/>
      <w:pPr>
        <w:ind w:left="5400" w:hanging="360"/>
      </w:pPr>
    </w:lvl>
    <w:lvl w:ilvl="8" w:tplc="4242621C">
      <w:start w:val="1"/>
      <w:numFmt w:val="lowerRoman"/>
      <w:lvlText w:val="%9."/>
      <w:lvlJc w:val="right"/>
      <w:pPr>
        <w:ind w:left="6120" w:hanging="180"/>
      </w:pPr>
    </w:lvl>
  </w:abstractNum>
  <w:abstractNum w:abstractNumId="16" w15:restartNumberingAfterBreak="0">
    <w:nsid w:val="75193BE1"/>
    <w:multiLevelType w:val="hybridMultilevel"/>
    <w:tmpl w:val="FFFFFFFF"/>
    <w:lvl w:ilvl="0" w:tplc="FB34BEAA">
      <w:start w:val="1"/>
      <w:numFmt w:val="decimal"/>
      <w:lvlText w:val="%1)"/>
      <w:lvlJc w:val="left"/>
      <w:pPr>
        <w:ind w:left="360" w:hanging="360"/>
      </w:pPr>
    </w:lvl>
    <w:lvl w:ilvl="1" w:tplc="F4EE1004">
      <w:start w:val="1"/>
      <w:numFmt w:val="lowerLetter"/>
      <w:lvlText w:val="%2."/>
      <w:lvlJc w:val="left"/>
      <w:pPr>
        <w:ind w:left="1080" w:hanging="360"/>
      </w:pPr>
    </w:lvl>
    <w:lvl w:ilvl="2" w:tplc="DA488A80">
      <w:start w:val="1"/>
      <w:numFmt w:val="lowerRoman"/>
      <w:lvlText w:val="%3."/>
      <w:lvlJc w:val="right"/>
      <w:pPr>
        <w:ind w:left="1800" w:hanging="180"/>
      </w:pPr>
    </w:lvl>
    <w:lvl w:ilvl="3" w:tplc="EBEECCDA">
      <w:start w:val="1"/>
      <w:numFmt w:val="decimal"/>
      <w:lvlText w:val="%4."/>
      <w:lvlJc w:val="left"/>
      <w:pPr>
        <w:ind w:left="2520" w:hanging="360"/>
      </w:pPr>
    </w:lvl>
    <w:lvl w:ilvl="4" w:tplc="857A1FF2">
      <w:start w:val="1"/>
      <w:numFmt w:val="lowerLetter"/>
      <w:lvlText w:val="%5."/>
      <w:lvlJc w:val="left"/>
      <w:pPr>
        <w:ind w:left="3240" w:hanging="360"/>
      </w:pPr>
    </w:lvl>
    <w:lvl w:ilvl="5" w:tplc="07F82246">
      <w:start w:val="1"/>
      <w:numFmt w:val="lowerRoman"/>
      <w:lvlText w:val="%6."/>
      <w:lvlJc w:val="right"/>
      <w:pPr>
        <w:ind w:left="3960" w:hanging="180"/>
      </w:pPr>
    </w:lvl>
    <w:lvl w:ilvl="6" w:tplc="54780C02">
      <w:start w:val="1"/>
      <w:numFmt w:val="decimal"/>
      <w:lvlText w:val="%7."/>
      <w:lvlJc w:val="left"/>
      <w:pPr>
        <w:ind w:left="4680" w:hanging="360"/>
      </w:pPr>
    </w:lvl>
    <w:lvl w:ilvl="7" w:tplc="E9145DA0">
      <w:start w:val="1"/>
      <w:numFmt w:val="lowerLetter"/>
      <w:lvlText w:val="%8."/>
      <w:lvlJc w:val="left"/>
      <w:pPr>
        <w:ind w:left="5400" w:hanging="360"/>
      </w:pPr>
    </w:lvl>
    <w:lvl w:ilvl="8" w:tplc="183E52EC">
      <w:start w:val="1"/>
      <w:numFmt w:val="lowerRoman"/>
      <w:lvlText w:val="%9."/>
      <w:lvlJc w:val="right"/>
      <w:pPr>
        <w:ind w:left="6120" w:hanging="180"/>
      </w:pPr>
    </w:lvl>
  </w:abstractNum>
  <w:abstractNum w:abstractNumId="17" w15:restartNumberingAfterBreak="0">
    <w:nsid w:val="7622D1B6"/>
    <w:multiLevelType w:val="hybridMultilevel"/>
    <w:tmpl w:val="FFFFFFFF"/>
    <w:lvl w:ilvl="0" w:tplc="5D86497E">
      <w:start w:val="1"/>
      <w:numFmt w:val="decimal"/>
      <w:lvlText w:val="(%1)"/>
      <w:lvlJc w:val="left"/>
      <w:pPr>
        <w:ind w:left="360" w:hanging="360"/>
      </w:pPr>
    </w:lvl>
    <w:lvl w:ilvl="1" w:tplc="B60696AA">
      <w:start w:val="1"/>
      <w:numFmt w:val="lowerLetter"/>
      <w:lvlText w:val="%2."/>
      <w:lvlJc w:val="left"/>
      <w:pPr>
        <w:ind w:left="1440" w:hanging="360"/>
      </w:pPr>
    </w:lvl>
    <w:lvl w:ilvl="2" w:tplc="7ED8A8EC">
      <w:start w:val="1"/>
      <w:numFmt w:val="lowerRoman"/>
      <w:lvlText w:val="%3."/>
      <w:lvlJc w:val="right"/>
      <w:pPr>
        <w:ind w:left="2160" w:hanging="180"/>
      </w:pPr>
    </w:lvl>
    <w:lvl w:ilvl="3" w:tplc="09C08E32">
      <w:start w:val="1"/>
      <w:numFmt w:val="decimal"/>
      <w:lvlText w:val="%4."/>
      <w:lvlJc w:val="left"/>
      <w:pPr>
        <w:ind w:left="2880" w:hanging="360"/>
      </w:pPr>
    </w:lvl>
    <w:lvl w:ilvl="4" w:tplc="8B12D50E">
      <w:start w:val="1"/>
      <w:numFmt w:val="lowerLetter"/>
      <w:lvlText w:val="%5."/>
      <w:lvlJc w:val="left"/>
      <w:pPr>
        <w:ind w:left="3600" w:hanging="360"/>
      </w:pPr>
    </w:lvl>
    <w:lvl w:ilvl="5" w:tplc="3800AA5A">
      <w:start w:val="1"/>
      <w:numFmt w:val="lowerRoman"/>
      <w:lvlText w:val="%6."/>
      <w:lvlJc w:val="right"/>
      <w:pPr>
        <w:ind w:left="4320" w:hanging="180"/>
      </w:pPr>
    </w:lvl>
    <w:lvl w:ilvl="6" w:tplc="B03A335E">
      <w:start w:val="1"/>
      <w:numFmt w:val="decimal"/>
      <w:lvlText w:val="%7."/>
      <w:lvlJc w:val="left"/>
      <w:pPr>
        <w:ind w:left="5040" w:hanging="360"/>
      </w:pPr>
    </w:lvl>
    <w:lvl w:ilvl="7" w:tplc="2AE4F322">
      <w:start w:val="1"/>
      <w:numFmt w:val="lowerLetter"/>
      <w:lvlText w:val="%8."/>
      <w:lvlJc w:val="left"/>
      <w:pPr>
        <w:ind w:left="5760" w:hanging="360"/>
      </w:pPr>
    </w:lvl>
    <w:lvl w:ilvl="8" w:tplc="0FAC8FD8">
      <w:start w:val="1"/>
      <w:numFmt w:val="lowerRoman"/>
      <w:lvlText w:val="%9."/>
      <w:lvlJc w:val="right"/>
      <w:pPr>
        <w:ind w:left="6480" w:hanging="180"/>
      </w:pPr>
    </w:lvl>
  </w:abstractNum>
  <w:num w:numId="1" w16cid:durableId="924651872">
    <w:abstractNumId w:val="2"/>
  </w:num>
  <w:num w:numId="2" w16cid:durableId="1998260223">
    <w:abstractNumId w:val="14"/>
  </w:num>
  <w:num w:numId="3" w16cid:durableId="1455245661">
    <w:abstractNumId w:val="11"/>
  </w:num>
  <w:num w:numId="4" w16cid:durableId="338193258">
    <w:abstractNumId w:val="9"/>
  </w:num>
  <w:num w:numId="5" w16cid:durableId="783813472">
    <w:abstractNumId w:val="12"/>
  </w:num>
  <w:num w:numId="6" w16cid:durableId="530150248">
    <w:abstractNumId w:val="17"/>
  </w:num>
  <w:num w:numId="7" w16cid:durableId="515923978">
    <w:abstractNumId w:val="0"/>
  </w:num>
  <w:num w:numId="8" w16cid:durableId="489710829">
    <w:abstractNumId w:val="4"/>
  </w:num>
  <w:num w:numId="9" w16cid:durableId="2111199653">
    <w:abstractNumId w:val="13"/>
  </w:num>
  <w:num w:numId="10" w16cid:durableId="1807315257">
    <w:abstractNumId w:val="8"/>
  </w:num>
  <w:num w:numId="11" w16cid:durableId="1306466984">
    <w:abstractNumId w:val="10"/>
  </w:num>
  <w:num w:numId="12" w16cid:durableId="1675062484">
    <w:abstractNumId w:val="5"/>
  </w:num>
  <w:num w:numId="13" w16cid:durableId="1212379107">
    <w:abstractNumId w:val="6"/>
  </w:num>
  <w:num w:numId="14" w16cid:durableId="228922432">
    <w:abstractNumId w:val="7"/>
  </w:num>
  <w:num w:numId="15" w16cid:durableId="1259097315">
    <w:abstractNumId w:val="3"/>
  </w:num>
  <w:num w:numId="16" w16cid:durableId="898397318">
    <w:abstractNumId w:val="1"/>
  </w:num>
  <w:num w:numId="17" w16cid:durableId="1459951391">
    <w:abstractNumId w:val="16"/>
  </w:num>
  <w:num w:numId="18" w16cid:durableId="9519357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7A"/>
    <w:rsid w:val="00002BBE"/>
    <w:rsid w:val="00016D51"/>
    <w:rsid w:val="00027BC0"/>
    <w:rsid w:val="00031583"/>
    <w:rsid w:val="0004182D"/>
    <w:rsid w:val="00045263"/>
    <w:rsid w:val="000672B3"/>
    <w:rsid w:val="0007119A"/>
    <w:rsid w:val="00071815"/>
    <w:rsid w:val="00077373"/>
    <w:rsid w:val="00084EB7"/>
    <w:rsid w:val="000865F9"/>
    <w:rsid w:val="000D102F"/>
    <w:rsid w:val="000D3FF0"/>
    <w:rsid w:val="000E01F8"/>
    <w:rsid w:val="000F3D7C"/>
    <w:rsid w:val="000F5499"/>
    <w:rsid w:val="000F55B7"/>
    <w:rsid w:val="000F64C5"/>
    <w:rsid w:val="000F65EC"/>
    <w:rsid w:val="000F6981"/>
    <w:rsid w:val="0010140C"/>
    <w:rsid w:val="00103ACF"/>
    <w:rsid w:val="0010705A"/>
    <w:rsid w:val="00110893"/>
    <w:rsid w:val="00111BC8"/>
    <w:rsid w:val="00112603"/>
    <w:rsid w:val="001127EC"/>
    <w:rsid w:val="0012042C"/>
    <w:rsid w:val="00133E1B"/>
    <w:rsid w:val="00136844"/>
    <w:rsid w:val="0015043F"/>
    <w:rsid w:val="00151AE2"/>
    <w:rsid w:val="00173010"/>
    <w:rsid w:val="001827DF"/>
    <w:rsid w:val="0019375D"/>
    <w:rsid w:val="001967ED"/>
    <w:rsid w:val="0019E9B3"/>
    <w:rsid w:val="001A2AEB"/>
    <w:rsid w:val="001B506F"/>
    <w:rsid w:val="001E313F"/>
    <w:rsid w:val="001E73D7"/>
    <w:rsid w:val="001E7DC9"/>
    <w:rsid w:val="001F0625"/>
    <w:rsid w:val="00210846"/>
    <w:rsid w:val="00211AC1"/>
    <w:rsid w:val="00212347"/>
    <w:rsid w:val="002143C1"/>
    <w:rsid w:val="00225270"/>
    <w:rsid w:val="0023072E"/>
    <w:rsid w:val="0023134B"/>
    <w:rsid w:val="00242E32"/>
    <w:rsid w:val="0024642B"/>
    <w:rsid w:val="00247E59"/>
    <w:rsid w:val="002537FD"/>
    <w:rsid w:val="002575CC"/>
    <w:rsid w:val="00260821"/>
    <w:rsid w:val="00261F67"/>
    <w:rsid w:val="00281360"/>
    <w:rsid w:val="0028616F"/>
    <w:rsid w:val="002A2B36"/>
    <w:rsid w:val="002B5CD9"/>
    <w:rsid w:val="002B64D5"/>
    <w:rsid w:val="002C1B32"/>
    <w:rsid w:val="002C1E6D"/>
    <w:rsid w:val="002D0F48"/>
    <w:rsid w:val="002D0FCF"/>
    <w:rsid w:val="002D6FCB"/>
    <w:rsid w:val="002DABE0"/>
    <w:rsid w:val="0030198D"/>
    <w:rsid w:val="003039A3"/>
    <w:rsid w:val="0030537E"/>
    <w:rsid w:val="0030744F"/>
    <w:rsid w:val="003103AA"/>
    <w:rsid w:val="003322AA"/>
    <w:rsid w:val="0034617E"/>
    <w:rsid w:val="00351BD8"/>
    <w:rsid w:val="0035256E"/>
    <w:rsid w:val="00357552"/>
    <w:rsid w:val="00364F3A"/>
    <w:rsid w:val="003700D9"/>
    <w:rsid w:val="0037075C"/>
    <w:rsid w:val="00373099"/>
    <w:rsid w:val="00374830"/>
    <w:rsid w:val="00380335"/>
    <w:rsid w:val="003869D1"/>
    <w:rsid w:val="0039041C"/>
    <w:rsid w:val="00392657"/>
    <w:rsid w:val="00397185"/>
    <w:rsid w:val="003A056D"/>
    <w:rsid w:val="003B1D87"/>
    <w:rsid w:val="003C69A0"/>
    <w:rsid w:val="003C8398"/>
    <w:rsid w:val="003D2C3B"/>
    <w:rsid w:val="003D72EA"/>
    <w:rsid w:val="003E154C"/>
    <w:rsid w:val="003E36A2"/>
    <w:rsid w:val="003E7C83"/>
    <w:rsid w:val="003F2097"/>
    <w:rsid w:val="003F6CD1"/>
    <w:rsid w:val="00407E87"/>
    <w:rsid w:val="0042742A"/>
    <w:rsid w:val="00433B23"/>
    <w:rsid w:val="00433CAB"/>
    <w:rsid w:val="004455D8"/>
    <w:rsid w:val="0044563E"/>
    <w:rsid w:val="0045326C"/>
    <w:rsid w:val="00461FF9"/>
    <w:rsid w:val="00464899"/>
    <w:rsid w:val="00467246"/>
    <w:rsid w:val="0047E757"/>
    <w:rsid w:val="00480112"/>
    <w:rsid w:val="00486368"/>
    <w:rsid w:val="004912F2"/>
    <w:rsid w:val="004975EB"/>
    <w:rsid w:val="004D1A22"/>
    <w:rsid w:val="004D3EBE"/>
    <w:rsid w:val="004E1B88"/>
    <w:rsid w:val="004E1DFB"/>
    <w:rsid w:val="00523E62"/>
    <w:rsid w:val="00530BF2"/>
    <w:rsid w:val="00534A70"/>
    <w:rsid w:val="00537B6E"/>
    <w:rsid w:val="00541932"/>
    <w:rsid w:val="0055041C"/>
    <w:rsid w:val="00555096"/>
    <w:rsid w:val="005652F5"/>
    <w:rsid w:val="00573A23"/>
    <w:rsid w:val="0058695C"/>
    <w:rsid w:val="00597F21"/>
    <w:rsid w:val="005A1E6D"/>
    <w:rsid w:val="005A3ACE"/>
    <w:rsid w:val="005B7E01"/>
    <w:rsid w:val="005C5E3A"/>
    <w:rsid w:val="005D5A90"/>
    <w:rsid w:val="005F2285"/>
    <w:rsid w:val="0060D16C"/>
    <w:rsid w:val="006104C1"/>
    <w:rsid w:val="00612553"/>
    <w:rsid w:val="006143DD"/>
    <w:rsid w:val="0062135C"/>
    <w:rsid w:val="006270B1"/>
    <w:rsid w:val="0063068B"/>
    <w:rsid w:val="00634A57"/>
    <w:rsid w:val="0064343A"/>
    <w:rsid w:val="0064594F"/>
    <w:rsid w:val="0064704D"/>
    <w:rsid w:val="00660E40"/>
    <w:rsid w:val="006636E4"/>
    <w:rsid w:val="006954DB"/>
    <w:rsid w:val="006B0073"/>
    <w:rsid w:val="006B0E5D"/>
    <w:rsid w:val="006C3B00"/>
    <w:rsid w:val="006E18CD"/>
    <w:rsid w:val="006E2AF0"/>
    <w:rsid w:val="006E2BF8"/>
    <w:rsid w:val="006E6B1C"/>
    <w:rsid w:val="006F1FED"/>
    <w:rsid w:val="006F7111"/>
    <w:rsid w:val="00715643"/>
    <w:rsid w:val="007223AD"/>
    <w:rsid w:val="00724B15"/>
    <w:rsid w:val="00731174"/>
    <w:rsid w:val="00744F60"/>
    <w:rsid w:val="00747857"/>
    <w:rsid w:val="007506B9"/>
    <w:rsid w:val="00765BB0"/>
    <w:rsid w:val="007740FF"/>
    <w:rsid w:val="007A1C06"/>
    <w:rsid w:val="007A3522"/>
    <w:rsid w:val="007B09A5"/>
    <w:rsid w:val="007B2478"/>
    <w:rsid w:val="007BCD35"/>
    <w:rsid w:val="007D41D0"/>
    <w:rsid w:val="007F75A3"/>
    <w:rsid w:val="008112C3"/>
    <w:rsid w:val="00814D80"/>
    <w:rsid w:val="00819E90"/>
    <w:rsid w:val="0083220D"/>
    <w:rsid w:val="0083421F"/>
    <w:rsid w:val="00835808"/>
    <w:rsid w:val="00837A56"/>
    <w:rsid w:val="00840A0E"/>
    <w:rsid w:val="00843675"/>
    <w:rsid w:val="008530F6"/>
    <w:rsid w:val="008549F0"/>
    <w:rsid w:val="00854A08"/>
    <w:rsid w:val="00863A0F"/>
    <w:rsid w:val="00863C16"/>
    <w:rsid w:val="00872825"/>
    <w:rsid w:val="0087554B"/>
    <w:rsid w:val="008912C8"/>
    <w:rsid w:val="008936F3"/>
    <w:rsid w:val="00897ABE"/>
    <w:rsid w:val="008A050D"/>
    <w:rsid w:val="008B1757"/>
    <w:rsid w:val="008D8C10"/>
    <w:rsid w:val="008F6BC4"/>
    <w:rsid w:val="009074D5"/>
    <w:rsid w:val="00914C7D"/>
    <w:rsid w:val="00926748"/>
    <w:rsid w:val="00937AF4"/>
    <w:rsid w:val="00943821"/>
    <w:rsid w:val="00947B86"/>
    <w:rsid w:val="00961EAE"/>
    <w:rsid w:val="009652A0"/>
    <w:rsid w:val="00975ECA"/>
    <w:rsid w:val="0098100F"/>
    <w:rsid w:val="009841E9"/>
    <w:rsid w:val="00987063"/>
    <w:rsid w:val="009979FF"/>
    <w:rsid w:val="009B2BD7"/>
    <w:rsid w:val="009C066E"/>
    <w:rsid w:val="009C4E22"/>
    <w:rsid w:val="009C7D4E"/>
    <w:rsid w:val="009D5CB0"/>
    <w:rsid w:val="009E7497"/>
    <w:rsid w:val="009F7902"/>
    <w:rsid w:val="00A00128"/>
    <w:rsid w:val="00A0352E"/>
    <w:rsid w:val="00A09BF6"/>
    <w:rsid w:val="00A207C4"/>
    <w:rsid w:val="00A25E47"/>
    <w:rsid w:val="00A32699"/>
    <w:rsid w:val="00A34661"/>
    <w:rsid w:val="00A3705A"/>
    <w:rsid w:val="00A40241"/>
    <w:rsid w:val="00A42D9E"/>
    <w:rsid w:val="00A55F77"/>
    <w:rsid w:val="00A65091"/>
    <w:rsid w:val="00A6630F"/>
    <w:rsid w:val="00A67257"/>
    <w:rsid w:val="00A72936"/>
    <w:rsid w:val="00A73511"/>
    <w:rsid w:val="00A802B8"/>
    <w:rsid w:val="00A80EE9"/>
    <w:rsid w:val="00AA219E"/>
    <w:rsid w:val="00AA3523"/>
    <w:rsid w:val="00AB2305"/>
    <w:rsid w:val="00AD6181"/>
    <w:rsid w:val="00AD6F82"/>
    <w:rsid w:val="00AE4CEC"/>
    <w:rsid w:val="00AE64F6"/>
    <w:rsid w:val="00AE6FC9"/>
    <w:rsid w:val="00B01DBF"/>
    <w:rsid w:val="00B02AF1"/>
    <w:rsid w:val="00B1259F"/>
    <w:rsid w:val="00B21F11"/>
    <w:rsid w:val="00B32C46"/>
    <w:rsid w:val="00B47D7B"/>
    <w:rsid w:val="00B533C8"/>
    <w:rsid w:val="00B5739A"/>
    <w:rsid w:val="00B58F2A"/>
    <w:rsid w:val="00B76240"/>
    <w:rsid w:val="00B76D7D"/>
    <w:rsid w:val="00B82072"/>
    <w:rsid w:val="00B83426"/>
    <w:rsid w:val="00B90C41"/>
    <w:rsid w:val="00BB406A"/>
    <w:rsid w:val="00BD08D8"/>
    <w:rsid w:val="00BD10A0"/>
    <w:rsid w:val="00BD4749"/>
    <w:rsid w:val="00BD647A"/>
    <w:rsid w:val="00BD776E"/>
    <w:rsid w:val="00BE45B6"/>
    <w:rsid w:val="00BE6DD5"/>
    <w:rsid w:val="00BF09CE"/>
    <w:rsid w:val="00BF0FDA"/>
    <w:rsid w:val="00C024DB"/>
    <w:rsid w:val="00C02C4E"/>
    <w:rsid w:val="00C04960"/>
    <w:rsid w:val="00C10ABF"/>
    <w:rsid w:val="00C118C3"/>
    <w:rsid w:val="00C15FB3"/>
    <w:rsid w:val="00C16C54"/>
    <w:rsid w:val="00C304B7"/>
    <w:rsid w:val="00C30C06"/>
    <w:rsid w:val="00C35122"/>
    <w:rsid w:val="00C37736"/>
    <w:rsid w:val="00C37ABF"/>
    <w:rsid w:val="00C42C33"/>
    <w:rsid w:val="00C471E4"/>
    <w:rsid w:val="00C50D44"/>
    <w:rsid w:val="00C5160A"/>
    <w:rsid w:val="00C51E7A"/>
    <w:rsid w:val="00C53A27"/>
    <w:rsid w:val="00C553FF"/>
    <w:rsid w:val="00C77C45"/>
    <w:rsid w:val="00C80B1B"/>
    <w:rsid w:val="00C8691B"/>
    <w:rsid w:val="00C88409"/>
    <w:rsid w:val="00C983A6"/>
    <w:rsid w:val="00CA25F4"/>
    <w:rsid w:val="00CA2D45"/>
    <w:rsid w:val="00CA7663"/>
    <w:rsid w:val="00CB77F7"/>
    <w:rsid w:val="00CC46CE"/>
    <w:rsid w:val="00CD128A"/>
    <w:rsid w:val="00CD1CC6"/>
    <w:rsid w:val="00CD2707"/>
    <w:rsid w:val="00CD35C0"/>
    <w:rsid w:val="00CD75D9"/>
    <w:rsid w:val="00D002AA"/>
    <w:rsid w:val="00D24795"/>
    <w:rsid w:val="00D25D5B"/>
    <w:rsid w:val="00D25F5A"/>
    <w:rsid w:val="00D27F55"/>
    <w:rsid w:val="00D40C94"/>
    <w:rsid w:val="00D46528"/>
    <w:rsid w:val="00D48985"/>
    <w:rsid w:val="00D54271"/>
    <w:rsid w:val="00D5543B"/>
    <w:rsid w:val="00D6109D"/>
    <w:rsid w:val="00D6118F"/>
    <w:rsid w:val="00D649B7"/>
    <w:rsid w:val="00D706BC"/>
    <w:rsid w:val="00D77DC2"/>
    <w:rsid w:val="00D811B6"/>
    <w:rsid w:val="00D81993"/>
    <w:rsid w:val="00D82B3B"/>
    <w:rsid w:val="00D899A4"/>
    <w:rsid w:val="00D9590B"/>
    <w:rsid w:val="00DA1583"/>
    <w:rsid w:val="00DA4DE7"/>
    <w:rsid w:val="00DB40FE"/>
    <w:rsid w:val="00DC42C3"/>
    <w:rsid w:val="00DC4986"/>
    <w:rsid w:val="00DD26AE"/>
    <w:rsid w:val="00DD407E"/>
    <w:rsid w:val="00DDA24B"/>
    <w:rsid w:val="00DE1758"/>
    <w:rsid w:val="00DE65EF"/>
    <w:rsid w:val="00DF0237"/>
    <w:rsid w:val="00DF415F"/>
    <w:rsid w:val="00DF6865"/>
    <w:rsid w:val="00DF76E5"/>
    <w:rsid w:val="00E03D7C"/>
    <w:rsid w:val="00E043F2"/>
    <w:rsid w:val="00E100E6"/>
    <w:rsid w:val="00E15EBC"/>
    <w:rsid w:val="00E1AD9A"/>
    <w:rsid w:val="00E3010E"/>
    <w:rsid w:val="00E352FA"/>
    <w:rsid w:val="00E42E94"/>
    <w:rsid w:val="00E449D4"/>
    <w:rsid w:val="00E47337"/>
    <w:rsid w:val="00E47E2D"/>
    <w:rsid w:val="00E62172"/>
    <w:rsid w:val="00E657ED"/>
    <w:rsid w:val="00E67589"/>
    <w:rsid w:val="00E81EB6"/>
    <w:rsid w:val="00E87852"/>
    <w:rsid w:val="00E90B4A"/>
    <w:rsid w:val="00E9381D"/>
    <w:rsid w:val="00E93ECE"/>
    <w:rsid w:val="00E97679"/>
    <w:rsid w:val="00EA419B"/>
    <w:rsid w:val="00EA4FC3"/>
    <w:rsid w:val="00EB5D11"/>
    <w:rsid w:val="00EC650E"/>
    <w:rsid w:val="00EC6CB3"/>
    <w:rsid w:val="00ED10D5"/>
    <w:rsid w:val="00ED34EC"/>
    <w:rsid w:val="00ED3A69"/>
    <w:rsid w:val="00EE3143"/>
    <w:rsid w:val="00EF5E54"/>
    <w:rsid w:val="00F017AE"/>
    <w:rsid w:val="00F027B8"/>
    <w:rsid w:val="00F105CD"/>
    <w:rsid w:val="00F32D2C"/>
    <w:rsid w:val="00F34A54"/>
    <w:rsid w:val="00F36541"/>
    <w:rsid w:val="00F42B37"/>
    <w:rsid w:val="00F6374E"/>
    <w:rsid w:val="00F63F89"/>
    <w:rsid w:val="00F766BF"/>
    <w:rsid w:val="00F76EC1"/>
    <w:rsid w:val="00F855AE"/>
    <w:rsid w:val="00F912F2"/>
    <w:rsid w:val="00F925EA"/>
    <w:rsid w:val="00F9972B"/>
    <w:rsid w:val="00FA4496"/>
    <w:rsid w:val="00FA4EBE"/>
    <w:rsid w:val="00FA6C22"/>
    <w:rsid w:val="00FB6BC5"/>
    <w:rsid w:val="00FBBEF1"/>
    <w:rsid w:val="00FC1275"/>
    <w:rsid w:val="00FC329D"/>
    <w:rsid w:val="00FE6D95"/>
    <w:rsid w:val="00FF4BBF"/>
    <w:rsid w:val="01020D2C"/>
    <w:rsid w:val="010446ED"/>
    <w:rsid w:val="01055E92"/>
    <w:rsid w:val="010B97BC"/>
    <w:rsid w:val="010CDDE3"/>
    <w:rsid w:val="010DFB7B"/>
    <w:rsid w:val="0114F2D8"/>
    <w:rsid w:val="01166007"/>
    <w:rsid w:val="0117B3ED"/>
    <w:rsid w:val="011B7646"/>
    <w:rsid w:val="011F994A"/>
    <w:rsid w:val="0126AE8B"/>
    <w:rsid w:val="0126D9DA"/>
    <w:rsid w:val="0127F950"/>
    <w:rsid w:val="0129019B"/>
    <w:rsid w:val="0131131F"/>
    <w:rsid w:val="0133E081"/>
    <w:rsid w:val="0139D864"/>
    <w:rsid w:val="013A22C1"/>
    <w:rsid w:val="013F5D5D"/>
    <w:rsid w:val="014549CB"/>
    <w:rsid w:val="01504099"/>
    <w:rsid w:val="0156B43F"/>
    <w:rsid w:val="015AFC96"/>
    <w:rsid w:val="015E801B"/>
    <w:rsid w:val="015EB769"/>
    <w:rsid w:val="016A83F9"/>
    <w:rsid w:val="016E328C"/>
    <w:rsid w:val="0183D471"/>
    <w:rsid w:val="01866E6F"/>
    <w:rsid w:val="0191E73A"/>
    <w:rsid w:val="01951A55"/>
    <w:rsid w:val="019608A6"/>
    <w:rsid w:val="01A529E9"/>
    <w:rsid w:val="01B25C4E"/>
    <w:rsid w:val="01B3E5F7"/>
    <w:rsid w:val="01B6A2A7"/>
    <w:rsid w:val="01BE4DD4"/>
    <w:rsid w:val="01CF7F4C"/>
    <w:rsid w:val="01CFEFD0"/>
    <w:rsid w:val="01D249AF"/>
    <w:rsid w:val="01D255CA"/>
    <w:rsid w:val="01D7351C"/>
    <w:rsid w:val="01D8DF4A"/>
    <w:rsid w:val="01DE39C1"/>
    <w:rsid w:val="01E8CAEA"/>
    <w:rsid w:val="01EC12BE"/>
    <w:rsid w:val="01EFEB99"/>
    <w:rsid w:val="01F91F7E"/>
    <w:rsid w:val="01FCA0BB"/>
    <w:rsid w:val="01FEDF6A"/>
    <w:rsid w:val="02027134"/>
    <w:rsid w:val="02039C31"/>
    <w:rsid w:val="02051C02"/>
    <w:rsid w:val="02065BDF"/>
    <w:rsid w:val="0215C918"/>
    <w:rsid w:val="02179D96"/>
    <w:rsid w:val="021D1598"/>
    <w:rsid w:val="02252778"/>
    <w:rsid w:val="0229497F"/>
    <w:rsid w:val="023662AF"/>
    <w:rsid w:val="0239FBB3"/>
    <w:rsid w:val="023F1C71"/>
    <w:rsid w:val="024DD906"/>
    <w:rsid w:val="0251F67B"/>
    <w:rsid w:val="0255206B"/>
    <w:rsid w:val="0261C377"/>
    <w:rsid w:val="02627A79"/>
    <w:rsid w:val="0267C288"/>
    <w:rsid w:val="026C706E"/>
    <w:rsid w:val="026D2C59"/>
    <w:rsid w:val="027289B4"/>
    <w:rsid w:val="0275E896"/>
    <w:rsid w:val="027B49ED"/>
    <w:rsid w:val="027EDFE7"/>
    <w:rsid w:val="0286DEC6"/>
    <w:rsid w:val="028E0B77"/>
    <w:rsid w:val="0293AC31"/>
    <w:rsid w:val="0293DA9D"/>
    <w:rsid w:val="029CDC81"/>
    <w:rsid w:val="029DDD8D"/>
    <w:rsid w:val="029EC718"/>
    <w:rsid w:val="02A12EF3"/>
    <w:rsid w:val="02A65252"/>
    <w:rsid w:val="02AB721D"/>
    <w:rsid w:val="02AEBB19"/>
    <w:rsid w:val="02B0CC83"/>
    <w:rsid w:val="02B1A8D4"/>
    <w:rsid w:val="02BB4A81"/>
    <w:rsid w:val="02C9719A"/>
    <w:rsid w:val="02CBAC88"/>
    <w:rsid w:val="02CCE380"/>
    <w:rsid w:val="02D4C629"/>
    <w:rsid w:val="02DF7E83"/>
    <w:rsid w:val="02E0B91A"/>
    <w:rsid w:val="02EC10FA"/>
    <w:rsid w:val="02F27A24"/>
    <w:rsid w:val="02F74F1B"/>
    <w:rsid w:val="02F7B20A"/>
    <w:rsid w:val="02F8262D"/>
    <w:rsid w:val="02FA03CA"/>
    <w:rsid w:val="02FA9D06"/>
    <w:rsid w:val="030B2D4B"/>
    <w:rsid w:val="0326AF46"/>
    <w:rsid w:val="03279F91"/>
    <w:rsid w:val="0331D907"/>
    <w:rsid w:val="033E1F38"/>
    <w:rsid w:val="0348766A"/>
    <w:rsid w:val="03493C16"/>
    <w:rsid w:val="034AA740"/>
    <w:rsid w:val="0354588B"/>
    <w:rsid w:val="035DA6FE"/>
    <w:rsid w:val="03696C12"/>
    <w:rsid w:val="036ED6DB"/>
    <w:rsid w:val="03741A78"/>
    <w:rsid w:val="03789132"/>
    <w:rsid w:val="037A6123"/>
    <w:rsid w:val="037A668F"/>
    <w:rsid w:val="037C5950"/>
    <w:rsid w:val="03810DD6"/>
    <w:rsid w:val="0388E9AC"/>
    <w:rsid w:val="038AFBAC"/>
    <w:rsid w:val="038CEE34"/>
    <w:rsid w:val="038E1D83"/>
    <w:rsid w:val="0396FBCF"/>
    <w:rsid w:val="039AAFCB"/>
    <w:rsid w:val="039DF1C7"/>
    <w:rsid w:val="03A67F16"/>
    <w:rsid w:val="03A6966B"/>
    <w:rsid w:val="03AEB333"/>
    <w:rsid w:val="03B2D301"/>
    <w:rsid w:val="03B36DF7"/>
    <w:rsid w:val="03B6696E"/>
    <w:rsid w:val="03B66FFD"/>
    <w:rsid w:val="03B752EF"/>
    <w:rsid w:val="03B912AD"/>
    <w:rsid w:val="03BA8234"/>
    <w:rsid w:val="03BE159E"/>
    <w:rsid w:val="03BE6800"/>
    <w:rsid w:val="03BF33DE"/>
    <w:rsid w:val="03C207A5"/>
    <w:rsid w:val="03C3651E"/>
    <w:rsid w:val="03C8A1CF"/>
    <w:rsid w:val="03CAC96E"/>
    <w:rsid w:val="03CB039B"/>
    <w:rsid w:val="03D6EBA5"/>
    <w:rsid w:val="03D740ED"/>
    <w:rsid w:val="03DA3EB5"/>
    <w:rsid w:val="03DBE778"/>
    <w:rsid w:val="03DCC4D6"/>
    <w:rsid w:val="03DF3C07"/>
    <w:rsid w:val="03E2FC70"/>
    <w:rsid w:val="03E564F9"/>
    <w:rsid w:val="03EB5D09"/>
    <w:rsid w:val="03EBA29B"/>
    <w:rsid w:val="03EC652E"/>
    <w:rsid w:val="04021A14"/>
    <w:rsid w:val="0406DB5F"/>
    <w:rsid w:val="0408E6AD"/>
    <w:rsid w:val="040E359B"/>
    <w:rsid w:val="04111101"/>
    <w:rsid w:val="0418654E"/>
    <w:rsid w:val="041939DE"/>
    <w:rsid w:val="041AABB1"/>
    <w:rsid w:val="041CE960"/>
    <w:rsid w:val="041FB839"/>
    <w:rsid w:val="0422CE6B"/>
    <w:rsid w:val="042552A4"/>
    <w:rsid w:val="042B2735"/>
    <w:rsid w:val="04323757"/>
    <w:rsid w:val="0436C874"/>
    <w:rsid w:val="0439ADEE"/>
    <w:rsid w:val="0440411A"/>
    <w:rsid w:val="0444A58D"/>
    <w:rsid w:val="0450E604"/>
    <w:rsid w:val="0459385B"/>
    <w:rsid w:val="045A202F"/>
    <w:rsid w:val="0469B0C0"/>
    <w:rsid w:val="046D1386"/>
    <w:rsid w:val="046D5CDB"/>
    <w:rsid w:val="047D7372"/>
    <w:rsid w:val="047E1B24"/>
    <w:rsid w:val="0483CDA8"/>
    <w:rsid w:val="04894FB9"/>
    <w:rsid w:val="048B6881"/>
    <w:rsid w:val="04931F7C"/>
    <w:rsid w:val="04979D74"/>
    <w:rsid w:val="049A2217"/>
    <w:rsid w:val="04A3C945"/>
    <w:rsid w:val="04A3EA5B"/>
    <w:rsid w:val="04A683CD"/>
    <w:rsid w:val="04A75FF1"/>
    <w:rsid w:val="04ADED68"/>
    <w:rsid w:val="04B276E7"/>
    <w:rsid w:val="04B555DA"/>
    <w:rsid w:val="04B802F4"/>
    <w:rsid w:val="04BBE422"/>
    <w:rsid w:val="04BD834C"/>
    <w:rsid w:val="04BED331"/>
    <w:rsid w:val="04C3512C"/>
    <w:rsid w:val="04C54112"/>
    <w:rsid w:val="04C6DF0C"/>
    <w:rsid w:val="04CAB743"/>
    <w:rsid w:val="04CECD7E"/>
    <w:rsid w:val="04DE3FD1"/>
    <w:rsid w:val="04DF4CFD"/>
    <w:rsid w:val="04E06323"/>
    <w:rsid w:val="04E8A18C"/>
    <w:rsid w:val="04EC1B16"/>
    <w:rsid w:val="04F4CC52"/>
    <w:rsid w:val="04F5EE96"/>
    <w:rsid w:val="050105D8"/>
    <w:rsid w:val="050229A2"/>
    <w:rsid w:val="050E8CF9"/>
    <w:rsid w:val="0510800C"/>
    <w:rsid w:val="0511D8FF"/>
    <w:rsid w:val="05123D6F"/>
    <w:rsid w:val="0512821C"/>
    <w:rsid w:val="051406D4"/>
    <w:rsid w:val="05146193"/>
    <w:rsid w:val="051A4B4E"/>
    <w:rsid w:val="051D8642"/>
    <w:rsid w:val="0524BA0D"/>
    <w:rsid w:val="05259646"/>
    <w:rsid w:val="05280023"/>
    <w:rsid w:val="0529DB05"/>
    <w:rsid w:val="05310BAC"/>
    <w:rsid w:val="0534759D"/>
    <w:rsid w:val="0539521E"/>
    <w:rsid w:val="053C3CAC"/>
    <w:rsid w:val="0546EB75"/>
    <w:rsid w:val="054B5572"/>
    <w:rsid w:val="054F3E58"/>
    <w:rsid w:val="054F8E58"/>
    <w:rsid w:val="055047E4"/>
    <w:rsid w:val="0552D17F"/>
    <w:rsid w:val="0552F422"/>
    <w:rsid w:val="055A0CC7"/>
    <w:rsid w:val="05619640"/>
    <w:rsid w:val="0561AC6C"/>
    <w:rsid w:val="0562E27B"/>
    <w:rsid w:val="05630415"/>
    <w:rsid w:val="05670691"/>
    <w:rsid w:val="05672792"/>
    <w:rsid w:val="056748B8"/>
    <w:rsid w:val="056842A5"/>
    <w:rsid w:val="056904D1"/>
    <w:rsid w:val="0571801E"/>
    <w:rsid w:val="05728F7A"/>
    <w:rsid w:val="05739A86"/>
    <w:rsid w:val="0574AC29"/>
    <w:rsid w:val="057EAAB9"/>
    <w:rsid w:val="0580D2A4"/>
    <w:rsid w:val="0581F1C8"/>
    <w:rsid w:val="0588358F"/>
    <w:rsid w:val="058E42D2"/>
    <w:rsid w:val="058F3ABD"/>
    <w:rsid w:val="05913C47"/>
    <w:rsid w:val="059453BE"/>
    <w:rsid w:val="059D590F"/>
    <w:rsid w:val="05AA66F7"/>
    <w:rsid w:val="05AC4D16"/>
    <w:rsid w:val="05AE7732"/>
    <w:rsid w:val="05BDC95C"/>
    <w:rsid w:val="05C94640"/>
    <w:rsid w:val="05CBF439"/>
    <w:rsid w:val="05DF694A"/>
    <w:rsid w:val="05E2E2EB"/>
    <w:rsid w:val="05E58E3C"/>
    <w:rsid w:val="05E6CB0B"/>
    <w:rsid w:val="05ED0EE0"/>
    <w:rsid w:val="05F087C7"/>
    <w:rsid w:val="05F508BC"/>
    <w:rsid w:val="05FF71B3"/>
    <w:rsid w:val="0607DAE4"/>
    <w:rsid w:val="06085EFA"/>
    <w:rsid w:val="060CD46B"/>
    <w:rsid w:val="060F3073"/>
    <w:rsid w:val="06177A6C"/>
    <w:rsid w:val="0619EB85"/>
    <w:rsid w:val="061BDA0A"/>
    <w:rsid w:val="0625EE61"/>
    <w:rsid w:val="062A73EE"/>
    <w:rsid w:val="062FAA49"/>
    <w:rsid w:val="0638D9D3"/>
    <w:rsid w:val="0641F0C9"/>
    <w:rsid w:val="0649865D"/>
    <w:rsid w:val="064B504E"/>
    <w:rsid w:val="064C782C"/>
    <w:rsid w:val="065B8A02"/>
    <w:rsid w:val="0660E1A7"/>
    <w:rsid w:val="0665F185"/>
    <w:rsid w:val="06663FB9"/>
    <w:rsid w:val="0668620E"/>
    <w:rsid w:val="0669ABE7"/>
    <w:rsid w:val="066F99A8"/>
    <w:rsid w:val="0670A282"/>
    <w:rsid w:val="06781FE5"/>
    <w:rsid w:val="067D6420"/>
    <w:rsid w:val="06868D76"/>
    <w:rsid w:val="0688A971"/>
    <w:rsid w:val="068C2039"/>
    <w:rsid w:val="068EC66A"/>
    <w:rsid w:val="06909157"/>
    <w:rsid w:val="0695B34A"/>
    <w:rsid w:val="0698BFCB"/>
    <w:rsid w:val="069A9290"/>
    <w:rsid w:val="069CD639"/>
    <w:rsid w:val="06A2CF46"/>
    <w:rsid w:val="06ACFA7B"/>
    <w:rsid w:val="06AD8F29"/>
    <w:rsid w:val="06ADFB99"/>
    <w:rsid w:val="06AF7F95"/>
    <w:rsid w:val="06B201E5"/>
    <w:rsid w:val="06B9F71C"/>
    <w:rsid w:val="06C02B79"/>
    <w:rsid w:val="06C9DD83"/>
    <w:rsid w:val="06CBD97D"/>
    <w:rsid w:val="06D0F9C3"/>
    <w:rsid w:val="06D3158F"/>
    <w:rsid w:val="06D491C5"/>
    <w:rsid w:val="06D7100D"/>
    <w:rsid w:val="06D80D0D"/>
    <w:rsid w:val="06D98B58"/>
    <w:rsid w:val="06E292C6"/>
    <w:rsid w:val="06E63817"/>
    <w:rsid w:val="06EB24E8"/>
    <w:rsid w:val="06EFD00F"/>
    <w:rsid w:val="06F7DFD7"/>
    <w:rsid w:val="06F8D185"/>
    <w:rsid w:val="06F92ACB"/>
    <w:rsid w:val="0704FC68"/>
    <w:rsid w:val="0706D767"/>
    <w:rsid w:val="070B98B1"/>
    <w:rsid w:val="071070E3"/>
    <w:rsid w:val="0714F4AD"/>
    <w:rsid w:val="0718A839"/>
    <w:rsid w:val="071D5261"/>
    <w:rsid w:val="07217676"/>
    <w:rsid w:val="07221A1F"/>
    <w:rsid w:val="072EE375"/>
    <w:rsid w:val="0739BB35"/>
    <w:rsid w:val="073BFBB5"/>
    <w:rsid w:val="0740CB0B"/>
    <w:rsid w:val="0745BD6E"/>
    <w:rsid w:val="074B465C"/>
    <w:rsid w:val="074B9AF6"/>
    <w:rsid w:val="074BB88F"/>
    <w:rsid w:val="074D6BF8"/>
    <w:rsid w:val="0757CEFC"/>
    <w:rsid w:val="075DD30E"/>
    <w:rsid w:val="076344D6"/>
    <w:rsid w:val="07674BC0"/>
    <w:rsid w:val="076C6520"/>
    <w:rsid w:val="07715CAD"/>
    <w:rsid w:val="0772383B"/>
    <w:rsid w:val="077A3433"/>
    <w:rsid w:val="078CA0B5"/>
    <w:rsid w:val="07922D55"/>
    <w:rsid w:val="0794518C"/>
    <w:rsid w:val="0798431F"/>
    <w:rsid w:val="079B21CD"/>
    <w:rsid w:val="07AB00D4"/>
    <w:rsid w:val="07AB80F7"/>
    <w:rsid w:val="07AE6AEC"/>
    <w:rsid w:val="07C0D315"/>
    <w:rsid w:val="07C8E572"/>
    <w:rsid w:val="07D07E82"/>
    <w:rsid w:val="07D19F69"/>
    <w:rsid w:val="07D470FE"/>
    <w:rsid w:val="07D4C442"/>
    <w:rsid w:val="07D6B498"/>
    <w:rsid w:val="07E3355C"/>
    <w:rsid w:val="07E76E13"/>
    <w:rsid w:val="07E9229E"/>
    <w:rsid w:val="07E9E5A7"/>
    <w:rsid w:val="07EC107D"/>
    <w:rsid w:val="07EC4A12"/>
    <w:rsid w:val="07ED065E"/>
    <w:rsid w:val="07F0746D"/>
    <w:rsid w:val="07F95B55"/>
    <w:rsid w:val="080146CB"/>
    <w:rsid w:val="0803444B"/>
    <w:rsid w:val="080A353A"/>
    <w:rsid w:val="080DE712"/>
    <w:rsid w:val="08183F7C"/>
    <w:rsid w:val="08191818"/>
    <w:rsid w:val="081FA968"/>
    <w:rsid w:val="08225DD7"/>
    <w:rsid w:val="0827B5BB"/>
    <w:rsid w:val="082C2E92"/>
    <w:rsid w:val="082D8F58"/>
    <w:rsid w:val="08311B06"/>
    <w:rsid w:val="0834CD51"/>
    <w:rsid w:val="083D6A06"/>
    <w:rsid w:val="08430179"/>
    <w:rsid w:val="084820CE"/>
    <w:rsid w:val="084C0255"/>
    <w:rsid w:val="0853BDBD"/>
    <w:rsid w:val="085E24C2"/>
    <w:rsid w:val="085E6CCF"/>
    <w:rsid w:val="085EF923"/>
    <w:rsid w:val="085FA0E5"/>
    <w:rsid w:val="086097C5"/>
    <w:rsid w:val="0860DC5A"/>
    <w:rsid w:val="0861D4ED"/>
    <w:rsid w:val="0868DB85"/>
    <w:rsid w:val="086C165F"/>
    <w:rsid w:val="08705D83"/>
    <w:rsid w:val="08711D05"/>
    <w:rsid w:val="08721B68"/>
    <w:rsid w:val="08726764"/>
    <w:rsid w:val="0886D74D"/>
    <w:rsid w:val="0888500E"/>
    <w:rsid w:val="0889DA91"/>
    <w:rsid w:val="088BBDDC"/>
    <w:rsid w:val="088C0F45"/>
    <w:rsid w:val="088CFEDD"/>
    <w:rsid w:val="088DBD0C"/>
    <w:rsid w:val="088DEEE3"/>
    <w:rsid w:val="088E43F8"/>
    <w:rsid w:val="088FAD33"/>
    <w:rsid w:val="0894B69C"/>
    <w:rsid w:val="089C12F2"/>
    <w:rsid w:val="08AAB210"/>
    <w:rsid w:val="08B5CD6C"/>
    <w:rsid w:val="08B68E0D"/>
    <w:rsid w:val="08BEAAAF"/>
    <w:rsid w:val="08BF7554"/>
    <w:rsid w:val="08CD9F82"/>
    <w:rsid w:val="08CDFE4E"/>
    <w:rsid w:val="08D77A4C"/>
    <w:rsid w:val="08E92EA4"/>
    <w:rsid w:val="08EACAC7"/>
    <w:rsid w:val="08F26E13"/>
    <w:rsid w:val="08FD05FF"/>
    <w:rsid w:val="08FF1537"/>
    <w:rsid w:val="09020958"/>
    <w:rsid w:val="09036FCB"/>
    <w:rsid w:val="090B807B"/>
    <w:rsid w:val="090E089C"/>
    <w:rsid w:val="090FE71C"/>
    <w:rsid w:val="0924B3A2"/>
    <w:rsid w:val="09284429"/>
    <w:rsid w:val="092ADAAC"/>
    <w:rsid w:val="092BE09A"/>
    <w:rsid w:val="092CAE45"/>
    <w:rsid w:val="093832CE"/>
    <w:rsid w:val="0941695F"/>
    <w:rsid w:val="094407AD"/>
    <w:rsid w:val="094B9CB6"/>
    <w:rsid w:val="095B527E"/>
    <w:rsid w:val="095D2B6B"/>
    <w:rsid w:val="0960E1E6"/>
    <w:rsid w:val="09613A88"/>
    <w:rsid w:val="0964BB13"/>
    <w:rsid w:val="09674BC1"/>
    <w:rsid w:val="097272A5"/>
    <w:rsid w:val="097284F9"/>
    <w:rsid w:val="098E4BD4"/>
    <w:rsid w:val="098F965E"/>
    <w:rsid w:val="0994181E"/>
    <w:rsid w:val="099A504E"/>
    <w:rsid w:val="099AB662"/>
    <w:rsid w:val="09A256B4"/>
    <w:rsid w:val="09A30A62"/>
    <w:rsid w:val="09A6F0F7"/>
    <w:rsid w:val="09AF487C"/>
    <w:rsid w:val="09AFD27A"/>
    <w:rsid w:val="09BA68F4"/>
    <w:rsid w:val="09CDCC02"/>
    <w:rsid w:val="09D35015"/>
    <w:rsid w:val="09DA7CA9"/>
    <w:rsid w:val="09DD884B"/>
    <w:rsid w:val="09E7D2B6"/>
    <w:rsid w:val="09E8601A"/>
    <w:rsid w:val="09EA9CD8"/>
    <w:rsid w:val="09EB0AF7"/>
    <w:rsid w:val="09EBAE29"/>
    <w:rsid w:val="09F37543"/>
    <w:rsid w:val="09FA3D30"/>
    <w:rsid w:val="09FDAD1C"/>
    <w:rsid w:val="0A02DD4D"/>
    <w:rsid w:val="0A035058"/>
    <w:rsid w:val="0A037C7A"/>
    <w:rsid w:val="0A0FADCF"/>
    <w:rsid w:val="0A12C212"/>
    <w:rsid w:val="0A1DE641"/>
    <w:rsid w:val="0A2F8099"/>
    <w:rsid w:val="0A3F9152"/>
    <w:rsid w:val="0A400AD2"/>
    <w:rsid w:val="0A406333"/>
    <w:rsid w:val="0A4B80F0"/>
    <w:rsid w:val="0A4CAD64"/>
    <w:rsid w:val="0A509CE8"/>
    <w:rsid w:val="0A519DCD"/>
    <w:rsid w:val="0A567925"/>
    <w:rsid w:val="0A5A7EF4"/>
    <w:rsid w:val="0A5E5116"/>
    <w:rsid w:val="0A695B36"/>
    <w:rsid w:val="0A6EF6AD"/>
    <w:rsid w:val="0A70475C"/>
    <w:rsid w:val="0A714415"/>
    <w:rsid w:val="0A7FE558"/>
    <w:rsid w:val="0A807365"/>
    <w:rsid w:val="0A837B0D"/>
    <w:rsid w:val="0A83F1F9"/>
    <w:rsid w:val="0A8CF62B"/>
    <w:rsid w:val="0A8DCF0B"/>
    <w:rsid w:val="0A935345"/>
    <w:rsid w:val="0A93C625"/>
    <w:rsid w:val="0A973268"/>
    <w:rsid w:val="0A9AE598"/>
    <w:rsid w:val="0AA497BB"/>
    <w:rsid w:val="0AA8EF72"/>
    <w:rsid w:val="0AB09A59"/>
    <w:rsid w:val="0AB71FEB"/>
    <w:rsid w:val="0ABA2058"/>
    <w:rsid w:val="0ABD424D"/>
    <w:rsid w:val="0AC13101"/>
    <w:rsid w:val="0ACC690F"/>
    <w:rsid w:val="0ACCC0EB"/>
    <w:rsid w:val="0AD8B21C"/>
    <w:rsid w:val="0ADFCA09"/>
    <w:rsid w:val="0AED8B40"/>
    <w:rsid w:val="0AF58F4F"/>
    <w:rsid w:val="0AF96C2C"/>
    <w:rsid w:val="0AFB1458"/>
    <w:rsid w:val="0B0A71E2"/>
    <w:rsid w:val="0B12D4D1"/>
    <w:rsid w:val="0B165177"/>
    <w:rsid w:val="0B199081"/>
    <w:rsid w:val="0B1D943E"/>
    <w:rsid w:val="0B1DB349"/>
    <w:rsid w:val="0B1F1930"/>
    <w:rsid w:val="0B20198A"/>
    <w:rsid w:val="0B24EB04"/>
    <w:rsid w:val="0B25C392"/>
    <w:rsid w:val="0B2736D6"/>
    <w:rsid w:val="0B307A41"/>
    <w:rsid w:val="0B347E8D"/>
    <w:rsid w:val="0B39394F"/>
    <w:rsid w:val="0B3CEAEC"/>
    <w:rsid w:val="0B49501D"/>
    <w:rsid w:val="0B550434"/>
    <w:rsid w:val="0B559524"/>
    <w:rsid w:val="0B76DB2B"/>
    <w:rsid w:val="0B791957"/>
    <w:rsid w:val="0B7958AC"/>
    <w:rsid w:val="0B7E3A3B"/>
    <w:rsid w:val="0B7EF04E"/>
    <w:rsid w:val="0B8643F6"/>
    <w:rsid w:val="0B8B5E7F"/>
    <w:rsid w:val="0B8C1A7C"/>
    <w:rsid w:val="0BA40F62"/>
    <w:rsid w:val="0BA7D4BC"/>
    <w:rsid w:val="0BA9503E"/>
    <w:rsid w:val="0BB539B6"/>
    <w:rsid w:val="0BB7182D"/>
    <w:rsid w:val="0BB89F59"/>
    <w:rsid w:val="0BBDE072"/>
    <w:rsid w:val="0BC2B085"/>
    <w:rsid w:val="0BCC9BEE"/>
    <w:rsid w:val="0BD03F00"/>
    <w:rsid w:val="0BD1A078"/>
    <w:rsid w:val="0BD97C04"/>
    <w:rsid w:val="0BDAD9C2"/>
    <w:rsid w:val="0BDDE331"/>
    <w:rsid w:val="0BED6E2E"/>
    <w:rsid w:val="0BEE686B"/>
    <w:rsid w:val="0BEE779F"/>
    <w:rsid w:val="0BF53AF3"/>
    <w:rsid w:val="0BFB73AE"/>
    <w:rsid w:val="0C0409EC"/>
    <w:rsid w:val="0C05E66F"/>
    <w:rsid w:val="0C077DE4"/>
    <w:rsid w:val="0C0A492B"/>
    <w:rsid w:val="0C0BE75A"/>
    <w:rsid w:val="0C1CCDBC"/>
    <w:rsid w:val="0C1D3048"/>
    <w:rsid w:val="0C1D8D0C"/>
    <w:rsid w:val="0C20110C"/>
    <w:rsid w:val="0C2DD6A8"/>
    <w:rsid w:val="0C36B5F9"/>
    <w:rsid w:val="0C446B92"/>
    <w:rsid w:val="0C4B1CCD"/>
    <w:rsid w:val="0C4C8457"/>
    <w:rsid w:val="0C4CCC58"/>
    <w:rsid w:val="0C4CE23A"/>
    <w:rsid w:val="0C4FF624"/>
    <w:rsid w:val="0C532985"/>
    <w:rsid w:val="0C542F83"/>
    <w:rsid w:val="0C580E6D"/>
    <w:rsid w:val="0C600639"/>
    <w:rsid w:val="0C622451"/>
    <w:rsid w:val="0C633F92"/>
    <w:rsid w:val="0C63A94C"/>
    <w:rsid w:val="0C6DE3A9"/>
    <w:rsid w:val="0C7D8651"/>
    <w:rsid w:val="0C7F2A79"/>
    <w:rsid w:val="0C83F851"/>
    <w:rsid w:val="0C849C7B"/>
    <w:rsid w:val="0C92B7B2"/>
    <w:rsid w:val="0C9368A3"/>
    <w:rsid w:val="0C953C8D"/>
    <w:rsid w:val="0C98DB4A"/>
    <w:rsid w:val="0C994702"/>
    <w:rsid w:val="0C9BA92B"/>
    <w:rsid w:val="0C9C5695"/>
    <w:rsid w:val="0CA155A8"/>
    <w:rsid w:val="0CA45FDF"/>
    <w:rsid w:val="0CA57B2C"/>
    <w:rsid w:val="0CA8F509"/>
    <w:rsid w:val="0CAA081A"/>
    <w:rsid w:val="0CAD791C"/>
    <w:rsid w:val="0CB20F91"/>
    <w:rsid w:val="0CBAF75E"/>
    <w:rsid w:val="0CBB278F"/>
    <w:rsid w:val="0CBBE8C9"/>
    <w:rsid w:val="0CC0BB65"/>
    <w:rsid w:val="0CCAF7CF"/>
    <w:rsid w:val="0CCFE1B1"/>
    <w:rsid w:val="0CD06829"/>
    <w:rsid w:val="0CD2239B"/>
    <w:rsid w:val="0CD22A19"/>
    <w:rsid w:val="0CD59690"/>
    <w:rsid w:val="0CD61BD3"/>
    <w:rsid w:val="0CD69119"/>
    <w:rsid w:val="0CD7D0E9"/>
    <w:rsid w:val="0CD8BB4D"/>
    <w:rsid w:val="0CDAAE4B"/>
    <w:rsid w:val="0CE687AD"/>
    <w:rsid w:val="0CE95F82"/>
    <w:rsid w:val="0CF2B69D"/>
    <w:rsid w:val="0CF32780"/>
    <w:rsid w:val="0CF36CD3"/>
    <w:rsid w:val="0CF7BDC2"/>
    <w:rsid w:val="0CF7D5F7"/>
    <w:rsid w:val="0CFF445A"/>
    <w:rsid w:val="0D042E24"/>
    <w:rsid w:val="0D060341"/>
    <w:rsid w:val="0D0F2B5E"/>
    <w:rsid w:val="0D1D4F54"/>
    <w:rsid w:val="0D236128"/>
    <w:rsid w:val="0D274641"/>
    <w:rsid w:val="0D2A2B20"/>
    <w:rsid w:val="0D2BB660"/>
    <w:rsid w:val="0D3AF11A"/>
    <w:rsid w:val="0D3CEAEA"/>
    <w:rsid w:val="0D465120"/>
    <w:rsid w:val="0D5650E1"/>
    <w:rsid w:val="0D5C89BE"/>
    <w:rsid w:val="0D5D61B4"/>
    <w:rsid w:val="0D5DB9BF"/>
    <w:rsid w:val="0D6030BD"/>
    <w:rsid w:val="0D605AEF"/>
    <w:rsid w:val="0D62AFFC"/>
    <w:rsid w:val="0D63A547"/>
    <w:rsid w:val="0D74593B"/>
    <w:rsid w:val="0D7AB4FA"/>
    <w:rsid w:val="0D7E2333"/>
    <w:rsid w:val="0D7FF998"/>
    <w:rsid w:val="0D82F688"/>
    <w:rsid w:val="0D885045"/>
    <w:rsid w:val="0D88FD49"/>
    <w:rsid w:val="0D89BC9E"/>
    <w:rsid w:val="0D8C706E"/>
    <w:rsid w:val="0D96BB3F"/>
    <w:rsid w:val="0D9741BE"/>
    <w:rsid w:val="0D99D90D"/>
    <w:rsid w:val="0D9CA779"/>
    <w:rsid w:val="0DA34E45"/>
    <w:rsid w:val="0DA6F7FC"/>
    <w:rsid w:val="0DA83482"/>
    <w:rsid w:val="0DA861DC"/>
    <w:rsid w:val="0DA96534"/>
    <w:rsid w:val="0DB11763"/>
    <w:rsid w:val="0DB694C2"/>
    <w:rsid w:val="0DB98917"/>
    <w:rsid w:val="0DBF87A5"/>
    <w:rsid w:val="0DC0F522"/>
    <w:rsid w:val="0DC2523A"/>
    <w:rsid w:val="0DC46C9E"/>
    <w:rsid w:val="0DC5E5D7"/>
    <w:rsid w:val="0DC6C3AC"/>
    <w:rsid w:val="0DD0E3CC"/>
    <w:rsid w:val="0DD2865A"/>
    <w:rsid w:val="0DD50753"/>
    <w:rsid w:val="0DD50914"/>
    <w:rsid w:val="0DD68D44"/>
    <w:rsid w:val="0DDB8BDD"/>
    <w:rsid w:val="0DDCA251"/>
    <w:rsid w:val="0DDE722C"/>
    <w:rsid w:val="0DE7C223"/>
    <w:rsid w:val="0DEA1A4D"/>
    <w:rsid w:val="0DED6290"/>
    <w:rsid w:val="0DF2C618"/>
    <w:rsid w:val="0DFAB8B3"/>
    <w:rsid w:val="0DFC6841"/>
    <w:rsid w:val="0DFD29DC"/>
    <w:rsid w:val="0E033B83"/>
    <w:rsid w:val="0E108619"/>
    <w:rsid w:val="0E1160D2"/>
    <w:rsid w:val="0E1EA866"/>
    <w:rsid w:val="0E1FD6DD"/>
    <w:rsid w:val="0E2903A4"/>
    <w:rsid w:val="0E349B86"/>
    <w:rsid w:val="0E34D75F"/>
    <w:rsid w:val="0E3BEBB9"/>
    <w:rsid w:val="0E40BC9D"/>
    <w:rsid w:val="0E48F1EE"/>
    <w:rsid w:val="0E4B560E"/>
    <w:rsid w:val="0E4DD408"/>
    <w:rsid w:val="0E4FD216"/>
    <w:rsid w:val="0E527418"/>
    <w:rsid w:val="0E57AA44"/>
    <w:rsid w:val="0E57D462"/>
    <w:rsid w:val="0E58F26A"/>
    <w:rsid w:val="0E5D3B6B"/>
    <w:rsid w:val="0E6BCD12"/>
    <w:rsid w:val="0E6E8E8E"/>
    <w:rsid w:val="0E74D946"/>
    <w:rsid w:val="0E75C7D7"/>
    <w:rsid w:val="0E84BEC6"/>
    <w:rsid w:val="0E884799"/>
    <w:rsid w:val="0E8CD9D6"/>
    <w:rsid w:val="0E8EEAEC"/>
    <w:rsid w:val="0E8F9988"/>
    <w:rsid w:val="0E906CCE"/>
    <w:rsid w:val="0E928F7E"/>
    <w:rsid w:val="0E9AA7A7"/>
    <w:rsid w:val="0E9ED741"/>
    <w:rsid w:val="0EA49E08"/>
    <w:rsid w:val="0EAB3907"/>
    <w:rsid w:val="0EB39521"/>
    <w:rsid w:val="0EB5794F"/>
    <w:rsid w:val="0EB83B8E"/>
    <w:rsid w:val="0EC0E5B4"/>
    <w:rsid w:val="0ECCC04B"/>
    <w:rsid w:val="0ED18790"/>
    <w:rsid w:val="0EDDBE43"/>
    <w:rsid w:val="0EF678EE"/>
    <w:rsid w:val="0EF69276"/>
    <w:rsid w:val="0EF78BC1"/>
    <w:rsid w:val="0EFC2D4C"/>
    <w:rsid w:val="0F02EEAE"/>
    <w:rsid w:val="0F0533EB"/>
    <w:rsid w:val="0F053A71"/>
    <w:rsid w:val="0F065D27"/>
    <w:rsid w:val="0F0707A9"/>
    <w:rsid w:val="0F07EACC"/>
    <w:rsid w:val="0F09C582"/>
    <w:rsid w:val="0F0BF7D8"/>
    <w:rsid w:val="0F12EF35"/>
    <w:rsid w:val="0F14048C"/>
    <w:rsid w:val="0F152487"/>
    <w:rsid w:val="0F23496B"/>
    <w:rsid w:val="0F32B493"/>
    <w:rsid w:val="0F33B217"/>
    <w:rsid w:val="0F37FEEA"/>
    <w:rsid w:val="0F50CF53"/>
    <w:rsid w:val="0F53B9E6"/>
    <w:rsid w:val="0F56CA74"/>
    <w:rsid w:val="0F58F8F3"/>
    <w:rsid w:val="0F658112"/>
    <w:rsid w:val="0F6597F0"/>
    <w:rsid w:val="0F68BF1E"/>
    <w:rsid w:val="0F6DEB1C"/>
    <w:rsid w:val="0F725DA5"/>
    <w:rsid w:val="0F73DF9D"/>
    <w:rsid w:val="0F75F24E"/>
    <w:rsid w:val="0F842519"/>
    <w:rsid w:val="0F853858"/>
    <w:rsid w:val="0F93F3A5"/>
    <w:rsid w:val="0F945674"/>
    <w:rsid w:val="0F9703FA"/>
    <w:rsid w:val="0F9E774E"/>
    <w:rsid w:val="0F9F2422"/>
    <w:rsid w:val="0FA06FD6"/>
    <w:rsid w:val="0FAD3A03"/>
    <w:rsid w:val="0FB24B44"/>
    <w:rsid w:val="0FB52713"/>
    <w:rsid w:val="0FB81D05"/>
    <w:rsid w:val="0FBAB068"/>
    <w:rsid w:val="0FBCB3C4"/>
    <w:rsid w:val="0FBD38F7"/>
    <w:rsid w:val="0FC6804F"/>
    <w:rsid w:val="0FC8EE06"/>
    <w:rsid w:val="0FCA9402"/>
    <w:rsid w:val="0FCADFB6"/>
    <w:rsid w:val="0FCDEDD3"/>
    <w:rsid w:val="0FD07C0C"/>
    <w:rsid w:val="0FD76656"/>
    <w:rsid w:val="0FD996C5"/>
    <w:rsid w:val="0FDE9D04"/>
    <w:rsid w:val="0FE1D1C7"/>
    <w:rsid w:val="0FECC1D6"/>
    <w:rsid w:val="0FF187E1"/>
    <w:rsid w:val="0FF6D397"/>
    <w:rsid w:val="0FF83460"/>
    <w:rsid w:val="0FF90BCC"/>
    <w:rsid w:val="0FF9A2CD"/>
    <w:rsid w:val="10006D0C"/>
    <w:rsid w:val="1001BE99"/>
    <w:rsid w:val="10047094"/>
    <w:rsid w:val="100ECD26"/>
    <w:rsid w:val="100F6AB4"/>
    <w:rsid w:val="1011CD83"/>
    <w:rsid w:val="101238A8"/>
    <w:rsid w:val="101722C3"/>
    <w:rsid w:val="102B69E9"/>
    <w:rsid w:val="1031008F"/>
    <w:rsid w:val="10322369"/>
    <w:rsid w:val="10418110"/>
    <w:rsid w:val="1045446A"/>
    <w:rsid w:val="105CC0F6"/>
    <w:rsid w:val="105D2249"/>
    <w:rsid w:val="105EE703"/>
    <w:rsid w:val="10616266"/>
    <w:rsid w:val="10670BA4"/>
    <w:rsid w:val="10676F98"/>
    <w:rsid w:val="106ED18D"/>
    <w:rsid w:val="1070C3F1"/>
    <w:rsid w:val="10777A28"/>
    <w:rsid w:val="107A13F6"/>
    <w:rsid w:val="107EE1AA"/>
    <w:rsid w:val="10857EC8"/>
    <w:rsid w:val="10870188"/>
    <w:rsid w:val="10932572"/>
    <w:rsid w:val="10935C22"/>
    <w:rsid w:val="10972B7A"/>
    <w:rsid w:val="1097816F"/>
    <w:rsid w:val="109C2023"/>
    <w:rsid w:val="109E5161"/>
    <w:rsid w:val="10A0C404"/>
    <w:rsid w:val="10A18B7A"/>
    <w:rsid w:val="10A1FA6E"/>
    <w:rsid w:val="10A4DF56"/>
    <w:rsid w:val="10A5A154"/>
    <w:rsid w:val="10AB60D9"/>
    <w:rsid w:val="10B6409F"/>
    <w:rsid w:val="10B9BF51"/>
    <w:rsid w:val="10BA59D2"/>
    <w:rsid w:val="10C09E0B"/>
    <w:rsid w:val="10C7966F"/>
    <w:rsid w:val="10CF8278"/>
    <w:rsid w:val="10DA3EDF"/>
    <w:rsid w:val="10DAEF07"/>
    <w:rsid w:val="10E02C2A"/>
    <w:rsid w:val="10E2B17B"/>
    <w:rsid w:val="10F01E20"/>
    <w:rsid w:val="10F9BD33"/>
    <w:rsid w:val="10FC387D"/>
    <w:rsid w:val="110817E4"/>
    <w:rsid w:val="1108B7F2"/>
    <w:rsid w:val="1118E158"/>
    <w:rsid w:val="1119BB1C"/>
    <w:rsid w:val="1119DC07"/>
    <w:rsid w:val="111C88F9"/>
    <w:rsid w:val="1122583D"/>
    <w:rsid w:val="112827ED"/>
    <w:rsid w:val="11295AED"/>
    <w:rsid w:val="112AA408"/>
    <w:rsid w:val="112D04BC"/>
    <w:rsid w:val="1136177F"/>
    <w:rsid w:val="11492853"/>
    <w:rsid w:val="114C3E47"/>
    <w:rsid w:val="114CB861"/>
    <w:rsid w:val="114DCBF6"/>
    <w:rsid w:val="114E25C0"/>
    <w:rsid w:val="115C9E2C"/>
    <w:rsid w:val="115E26CF"/>
    <w:rsid w:val="11616C35"/>
    <w:rsid w:val="1162756F"/>
    <w:rsid w:val="116C3B22"/>
    <w:rsid w:val="11723AAE"/>
    <w:rsid w:val="117336B7"/>
    <w:rsid w:val="11826ACA"/>
    <w:rsid w:val="1187CB8D"/>
    <w:rsid w:val="11885168"/>
    <w:rsid w:val="118D9A74"/>
    <w:rsid w:val="118ECCCC"/>
    <w:rsid w:val="11900E5C"/>
    <w:rsid w:val="1194B74D"/>
    <w:rsid w:val="11950516"/>
    <w:rsid w:val="119D53D6"/>
    <w:rsid w:val="119FE242"/>
    <w:rsid w:val="11A209C8"/>
    <w:rsid w:val="11A5A67E"/>
    <w:rsid w:val="11B03956"/>
    <w:rsid w:val="11B27ACC"/>
    <w:rsid w:val="11B39C85"/>
    <w:rsid w:val="11B87934"/>
    <w:rsid w:val="11BBFA48"/>
    <w:rsid w:val="11C71AA9"/>
    <w:rsid w:val="11D17D41"/>
    <w:rsid w:val="11D5FA44"/>
    <w:rsid w:val="11DB001E"/>
    <w:rsid w:val="11E5ECD9"/>
    <w:rsid w:val="11E8219A"/>
    <w:rsid w:val="11EB35E3"/>
    <w:rsid w:val="11EC499C"/>
    <w:rsid w:val="11F11D64"/>
    <w:rsid w:val="11F398E0"/>
    <w:rsid w:val="11F4F7DA"/>
    <w:rsid w:val="11F698D0"/>
    <w:rsid w:val="11FAB764"/>
    <w:rsid w:val="11FB1431"/>
    <w:rsid w:val="11FB356D"/>
    <w:rsid w:val="11FDB635"/>
    <w:rsid w:val="11FFD551"/>
    <w:rsid w:val="12087F77"/>
    <w:rsid w:val="120C6903"/>
    <w:rsid w:val="12197A00"/>
    <w:rsid w:val="121AAC43"/>
    <w:rsid w:val="121AB20B"/>
    <w:rsid w:val="121CF8C2"/>
    <w:rsid w:val="12211152"/>
    <w:rsid w:val="122978DE"/>
    <w:rsid w:val="12303976"/>
    <w:rsid w:val="12320249"/>
    <w:rsid w:val="12374AB2"/>
    <w:rsid w:val="123B5AC0"/>
    <w:rsid w:val="1246BB34"/>
    <w:rsid w:val="1247E493"/>
    <w:rsid w:val="12484832"/>
    <w:rsid w:val="12499B34"/>
    <w:rsid w:val="124CDB5E"/>
    <w:rsid w:val="1258B251"/>
    <w:rsid w:val="12598DC3"/>
    <w:rsid w:val="12663C89"/>
    <w:rsid w:val="1268CEEF"/>
    <w:rsid w:val="1273D1DD"/>
    <w:rsid w:val="12747059"/>
    <w:rsid w:val="1278B899"/>
    <w:rsid w:val="127943A7"/>
    <w:rsid w:val="127FB227"/>
    <w:rsid w:val="128854D5"/>
    <w:rsid w:val="129730FE"/>
    <w:rsid w:val="129B0F32"/>
    <w:rsid w:val="129E456F"/>
    <w:rsid w:val="129EA6B4"/>
    <w:rsid w:val="12A54374"/>
    <w:rsid w:val="12ABBE11"/>
    <w:rsid w:val="12AEEDDC"/>
    <w:rsid w:val="12AEF463"/>
    <w:rsid w:val="12AFB79A"/>
    <w:rsid w:val="12B3BA93"/>
    <w:rsid w:val="12B68020"/>
    <w:rsid w:val="12BE289E"/>
    <w:rsid w:val="12BE5A60"/>
    <w:rsid w:val="12C286F9"/>
    <w:rsid w:val="12CB3EEF"/>
    <w:rsid w:val="12CC9E7B"/>
    <w:rsid w:val="12DEB846"/>
    <w:rsid w:val="12E19935"/>
    <w:rsid w:val="12E4F8B4"/>
    <w:rsid w:val="12E6128A"/>
    <w:rsid w:val="12ECC7D5"/>
    <w:rsid w:val="12EDB37B"/>
    <w:rsid w:val="12EFBDC7"/>
    <w:rsid w:val="12F11522"/>
    <w:rsid w:val="12F21989"/>
    <w:rsid w:val="1311C4B9"/>
    <w:rsid w:val="1315606B"/>
    <w:rsid w:val="13200A9F"/>
    <w:rsid w:val="132A1A90"/>
    <w:rsid w:val="132EFE0B"/>
    <w:rsid w:val="1331BCD6"/>
    <w:rsid w:val="13380C84"/>
    <w:rsid w:val="13394A9E"/>
    <w:rsid w:val="13428587"/>
    <w:rsid w:val="1346E31B"/>
    <w:rsid w:val="13471D91"/>
    <w:rsid w:val="134D5797"/>
    <w:rsid w:val="13520827"/>
    <w:rsid w:val="135EDFEA"/>
    <w:rsid w:val="135F0E16"/>
    <w:rsid w:val="13606348"/>
    <w:rsid w:val="136F5C75"/>
    <w:rsid w:val="136F7331"/>
    <w:rsid w:val="1376634C"/>
    <w:rsid w:val="1378669E"/>
    <w:rsid w:val="137A71DF"/>
    <w:rsid w:val="137C7247"/>
    <w:rsid w:val="137DCC0C"/>
    <w:rsid w:val="138009C0"/>
    <w:rsid w:val="13853B23"/>
    <w:rsid w:val="138E86BA"/>
    <w:rsid w:val="138E9F84"/>
    <w:rsid w:val="138EF2E0"/>
    <w:rsid w:val="13953216"/>
    <w:rsid w:val="13A6C318"/>
    <w:rsid w:val="13A95D6F"/>
    <w:rsid w:val="13B1A72A"/>
    <w:rsid w:val="13B3012F"/>
    <w:rsid w:val="13B66453"/>
    <w:rsid w:val="13BCE745"/>
    <w:rsid w:val="13C20073"/>
    <w:rsid w:val="13C257FE"/>
    <w:rsid w:val="13C269B4"/>
    <w:rsid w:val="13C6C104"/>
    <w:rsid w:val="13C6F3E4"/>
    <w:rsid w:val="13D038B0"/>
    <w:rsid w:val="13D42798"/>
    <w:rsid w:val="13D7A40E"/>
    <w:rsid w:val="13E28A49"/>
    <w:rsid w:val="13E471C9"/>
    <w:rsid w:val="13EABFCE"/>
    <w:rsid w:val="13ECA69F"/>
    <w:rsid w:val="13ECCA6A"/>
    <w:rsid w:val="13ED64B7"/>
    <w:rsid w:val="13F2E1B3"/>
    <w:rsid w:val="13F40BC8"/>
    <w:rsid w:val="13F5E16B"/>
    <w:rsid w:val="13F6A408"/>
    <w:rsid w:val="13FCEDC9"/>
    <w:rsid w:val="14020D76"/>
    <w:rsid w:val="14042AD1"/>
    <w:rsid w:val="141A28F8"/>
    <w:rsid w:val="142058E7"/>
    <w:rsid w:val="1422FDCE"/>
    <w:rsid w:val="142EE2D5"/>
    <w:rsid w:val="14354A54"/>
    <w:rsid w:val="14392FA9"/>
    <w:rsid w:val="143EE14B"/>
    <w:rsid w:val="14423BFD"/>
    <w:rsid w:val="14424F47"/>
    <w:rsid w:val="1447FDB1"/>
    <w:rsid w:val="144AB772"/>
    <w:rsid w:val="144EB516"/>
    <w:rsid w:val="145633C8"/>
    <w:rsid w:val="145703A7"/>
    <w:rsid w:val="1458AE22"/>
    <w:rsid w:val="145A81C6"/>
    <w:rsid w:val="146B0236"/>
    <w:rsid w:val="146C0DE3"/>
    <w:rsid w:val="1471D9D2"/>
    <w:rsid w:val="14753319"/>
    <w:rsid w:val="1477F736"/>
    <w:rsid w:val="14831A1B"/>
    <w:rsid w:val="1486AF5D"/>
    <w:rsid w:val="14889836"/>
    <w:rsid w:val="148B4089"/>
    <w:rsid w:val="1490D555"/>
    <w:rsid w:val="14963001"/>
    <w:rsid w:val="149BAEFE"/>
    <w:rsid w:val="14A11B83"/>
    <w:rsid w:val="14A846B7"/>
    <w:rsid w:val="14AC70C9"/>
    <w:rsid w:val="14B330AD"/>
    <w:rsid w:val="14B5B41D"/>
    <w:rsid w:val="14B64886"/>
    <w:rsid w:val="14BF70CB"/>
    <w:rsid w:val="14C550E6"/>
    <w:rsid w:val="14C55250"/>
    <w:rsid w:val="14C6F433"/>
    <w:rsid w:val="14CCA631"/>
    <w:rsid w:val="14CCF15C"/>
    <w:rsid w:val="14CFB7FD"/>
    <w:rsid w:val="14D2888C"/>
    <w:rsid w:val="14D4F498"/>
    <w:rsid w:val="14D50C6A"/>
    <w:rsid w:val="14D5A9E1"/>
    <w:rsid w:val="14D5DADC"/>
    <w:rsid w:val="14D8B346"/>
    <w:rsid w:val="14DC67FB"/>
    <w:rsid w:val="14E25A77"/>
    <w:rsid w:val="14E39AA6"/>
    <w:rsid w:val="14E3FD8D"/>
    <w:rsid w:val="14E53720"/>
    <w:rsid w:val="14E84684"/>
    <w:rsid w:val="14E97169"/>
    <w:rsid w:val="14EEEB12"/>
    <w:rsid w:val="14F37704"/>
    <w:rsid w:val="14F8476C"/>
    <w:rsid w:val="14FE2C70"/>
    <w:rsid w:val="14FFCBA4"/>
    <w:rsid w:val="14FFCBD3"/>
    <w:rsid w:val="15009A29"/>
    <w:rsid w:val="1501986A"/>
    <w:rsid w:val="15096DBF"/>
    <w:rsid w:val="15132105"/>
    <w:rsid w:val="151DC15E"/>
    <w:rsid w:val="1525487B"/>
    <w:rsid w:val="15284DF2"/>
    <w:rsid w:val="152E9E39"/>
    <w:rsid w:val="152FC5BF"/>
    <w:rsid w:val="1534D389"/>
    <w:rsid w:val="1535441C"/>
    <w:rsid w:val="1544D6B3"/>
    <w:rsid w:val="1546A5A1"/>
    <w:rsid w:val="1554B627"/>
    <w:rsid w:val="1555CA8F"/>
    <w:rsid w:val="1556005B"/>
    <w:rsid w:val="15586371"/>
    <w:rsid w:val="155B7911"/>
    <w:rsid w:val="155E1FC0"/>
    <w:rsid w:val="155E3A15"/>
    <w:rsid w:val="155FAE98"/>
    <w:rsid w:val="1561C143"/>
    <w:rsid w:val="15663525"/>
    <w:rsid w:val="1567EE64"/>
    <w:rsid w:val="156A6AC5"/>
    <w:rsid w:val="156D37D1"/>
    <w:rsid w:val="156E788D"/>
    <w:rsid w:val="1571CDD4"/>
    <w:rsid w:val="157753CE"/>
    <w:rsid w:val="157B5BA8"/>
    <w:rsid w:val="1587248C"/>
    <w:rsid w:val="1590320B"/>
    <w:rsid w:val="1594F094"/>
    <w:rsid w:val="15A46370"/>
    <w:rsid w:val="15A7406E"/>
    <w:rsid w:val="15B8D0F4"/>
    <w:rsid w:val="15B907D1"/>
    <w:rsid w:val="15C7AC8E"/>
    <w:rsid w:val="15C8A9F8"/>
    <w:rsid w:val="15CB85DE"/>
    <w:rsid w:val="15D3F010"/>
    <w:rsid w:val="15D7E246"/>
    <w:rsid w:val="15D83F3E"/>
    <w:rsid w:val="15DECF83"/>
    <w:rsid w:val="15E3B469"/>
    <w:rsid w:val="15E3C889"/>
    <w:rsid w:val="15E86F8A"/>
    <w:rsid w:val="15EC751F"/>
    <w:rsid w:val="15F00A9F"/>
    <w:rsid w:val="15F11A3D"/>
    <w:rsid w:val="15F6BFCD"/>
    <w:rsid w:val="1601BA37"/>
    <w:rsid w:val="1607C429"/>
    <w:rsid w:val="1609C5AF"/>
    <w:rsid w:val="160B2522"/>
    <w:rsid w:val="160EEE67"/>
    <w:rsid w:val="161216E1"/>
    <w:rsid w:val="1618BE83"/>
    <w:rsid w:val="1622F835"/>
    <w:rsid w:val="16246897"/>
    <w:rsid w:val="162A107E"/>
    <w:rsid w:val="162A7C82"/>
    <w:rsid w:val="162CE431"/>
    <w:rsid w:val="16392C82"/>
    <w:rsid w:val="1639D586"/>
    <w:rsid w:val="163A778D"/>
    <w:rsid w:val="163EB727"/>
    <w:rsid w:val="1646A2D0"/>
    <w:rsid w:val="164BA8E4"/>
    <w:rsid w:val="164EDD14"/>
    <w:rsid w:val="16548A56"/>
    <w:rsid w:val="16581E45"/>
    <w:rsid w:val="165AE616"/>
    <w:rsid w:val="165DA4DA"/>
    <w:rsid w:val="16648630"/>
    <w:rsid w:val="16656097"/>
    <w:rsid w:val="167905E1"/>
    <w:rsid w:val="167B115B"/>
    <w:rsid w:val="167C89A1"/>
    <w:rsid w:val="167D7F8D"/>
    <w:rsid w:val="1682F93A"/>
    <w:rsid w:val="1683D97C"/>
    <w:rsid w:val="16850274"/>
    <w:rsid w:val="1685EBEF"/>
    <w:rsid w:val="1687AB49"/>
    <w:rsid w:val="168A5D35"/>
    <w:rsid w:val="168A8713"/>
    <w:rsid w:val="168AE975"/>
    <w:rsid w:val="168D0F85"/>
    <w:rsid w:val="1695848D"/>
    <w:rsid w:val="169A4F19"/>
    <w:rsid w:val="169DC588"/>
    <w:rsid w:val="169E5D83"/>
    <w:rsid w:val="16A0AB15"/>
    <w:rsid w:val="16A1EA57"/>
    <w:rsid w:val="16A50BDA"/>
    <w:rsid w:val="16A51DC9"/>
    <w:rsid w:val="16B4CEDD"/>
    <w:rsid w:val="16B8C9A1"/>
    <w:rsid w:val="16BA0E5F"/>
    <w:rsid w:val="16C41E53"/>
    <w:rsid w:val="16C6A55C"/>
    <w:rsid w:val="16D4528C"/>
    <w:rsid w:val="16D483B7"/>
    <w:rsid w:val="16DC9778"/>
    <w:rsid w:val="16E20108"/>
    <w:rsid w:val="16E3B2D4"/>
    <w:rsid w:val="16E3CD30"/>
    <w:rsid w:val="16F25772"/>
    <w:rsid w:val="16F4DB44"/>
    <w:rsid w:val="170D8FFB"/>
    <w:rsid w:val="170F912A"/>
    <w:rsid w:val="17147FB6"/>
    <w:rsid w:val="1715E270"/>
    <w:rsid w:val="1719E471"/>
    <w:rsid w:val="171D4661"/>
    <w:rsid w:val="1722CEA0"/>
    <w:rsid w:val="17239279"/>
    <w:rsid w:val="172E4F62"/>
    <w:rsid w:val="17308A15"/>
    <w:rsid w:val="17325A09"/>
    <w:rsid w:val="17328B9F"/>
    <w:rsid w:val="17342FA3"/>
    <w:rsid w:val="17374C35"/>
    <w:rsid w:val="1739563E"/>
    <w:rsid w:val="173E5E07"/>
    <w:rsid w:val="174A308B"/>
    <w:rsid w:val="174DF683"/>
    <w:rsid w:val="1755DE47"/>
    <w:rsid w:val="175825B6"/>
    <w:rsid w:val="17583C84"/>
    <w:rsid w:val="175BE138"/>
    <w:rsid w:val="17611335"/>
    <w:rsid w:val="17626589"/>
    <w:rsid w:val="17656C67"/>
    <w:rsid w:val="1765EC78"/>
    <w:rsid w:val="17774BD6"/>
    <w:rsid w:val="1777DDE2"/>
    <w:rsid w:val="1778616C"/>
    <w:rsid w:val="17825834"/>
    <w:rsid w:val="1798BCFE"/>
    <w:rsid w:val="17997B77"/>
    <w:rsid w:val="17A0A702"/>
    <w:rsid w:val="17A17C0D"/>
    <w:rsid w:val="17A788B6"/>
    <w:rsid w:val="17AB9F40"/>
    <w:rsid w:val="17AE109E"/>
    <w:rsid w:val="17B020C0"/>
    <w:rsid w:val="17B2998E"/>
    <w:rsid w:val="17B3266E"/>
    <w:rsid w:val="17B785C8"/>
    <w:rsid w:val="17B7E377"/>
    <w:rsid w:val="17BF4989"/>
    <w:rsid w:val="17C038F8"/>
    <w:rsid w:val="17C2E14B"/>
    <w:rsid w:val="17C58AAC"/>
    <w:rsid w:val="17C8F413"/>
    <w:rsid w:val="17C959DC"/>
    <w:rsid w:val="17C9DC58"/>
    <w:rsid w:val="17CCC0DE"/>
    <w:rsid w:val="17D34FC0"/>
    <w:rsid w:val="17D5A5E7"/>
    <w:rsid w:val="17D7518E"/>
    <w:rsid w:val="17DA0D42"/>
    <w:rsid w:val="17DA79FB"/>
    <w:rsid w:val="17DC8BF0"/>
    <w:rsid w:val="17EA678B"/>
    <w:rsid w:val="17F1AB05"/>
    <w:rsid w:val="17F20D5C"/>
    <w:rsid w:val="17F4E93B"/>
    <w:rsid w:val="17F5F168"/>
    <w:rsid w:val="17F7B779"/>
    <w:rsid w:val="17F91B84"/>
    <w:rsid w:val="17FD6844"/>
    <w:rsid w:val="17FF05B5"/>
    <w:rsid w:val="1804921E"/>
    <w:rsid w:val="1808788B"/>
    <w:rsid w:val="181071DC"/>
    <w:rsid w:val="18122516"/>
    <w:rsid w:val="18194FEE"/>
    <w:rsid w:val="181A7CE3"/>
    <w:rsid w:val="181AC032"/>
    <w:rsid w:val="181C3A0E"/>
    <w:rsid w:val="1822B9CE"/>
    <w:rsid w:val="18296394"/>
    <w:rsid w:val="1837783E"/>
    <w:rsid w:val="18389988"/>
    <w:rsid w:val="18392237"/>
    <w:rsid w:val="183AA7C7"/>
    <w:rsid w:val="1846A280"/>
    <w:rsid w:val="184BFA5C"/>
    <w:rsid w:val="185026F4"/>
    <w:rsid w:val="1859C9CA"/>
    <w:rsid w:val="185F64F3"/>
    <w:rsid w:val="1868342E"/>
    <w:rsid w:val="186B97A0"/>
    <w:rsid w:val="186CDDC7"/>
    <w:rsid w:val="1877BDFF"/>
    <w:rsid w:val="18799540"/>
    <w:rsid w:val="187E439B"/>
    <w:rsid w:val="1881E520"/>
    <w:rsid w:val="188A2872"/>
    <w:rsid w:val="188E6ED3"/>
    <w:rsid w:val="1891AA6F"/>
    <w:rsid w:val="1891EEBE"/>
    <w:rsid w:val="18996AA8"/>
    <w:rsid w:val="189BBF34"/>
    <w:rsid w:val="18A30A91"/>
    <w:rsid w:val="18A72618"/>
    <w:rsid w:val="18AA546B"/>
    <w:rsid w:val="18BA00EF"/>
    <w:rsid w:val="18CA9A06"/>
    <w:rsid w:val="18CABD48"/>
    <w:rsid w:val="18CF32B9"/>
    <w:rsid w:val="18D14349"/>
    <w:rsid w:val="18D3F3BC"/>
    <w:rsid w:val="18D7DF0F"/>
    <w:rsid w:val="18E600EC"/>
    <w:rsid w:val="18EA71B3"/>
    <w:rsid w:val="18F1AEA8"/>
    <w:rsid w:val="18F3CA0A"/>
    <w:rsid w:val="18FB455F"/>
    <w:rsid w:val="190253F8"/>
    <w:rsid w:val="19095564"/>
    <w:rsid w:val="190B2B86"/>
    <w:rsid w:val="190E1A93"/>
    <w:rsid w:val="190F90FF"/>
    <w:rsid w:val="19100C03"/>
    <w:rsid w:val="1912C270"/>
    <w:rsid w:val="1914A122"/>
    <w:rsid w:val="191E2895"/>
    <w:rsid w:val="19212D71"/>
    <w:rsid w:val="19222639"/>
    <w:rsid w:val="1922BAEE"/>
    <w:rsid w:val="19311BFF"/>
    <w:rsid w:val="1933CBF3"/>
    <w:rsid w:val="19347973"/>
    <w:rsid w:val="194092D2"/>
    <w:rsid w:val="1940CF6B"/>
    <w:rsid w:val="1942CFFD"/>
    <w:rsid w:val="1948240C"/>
    <w:rsid w:val="1956EC03"/>
    <w:rsid w:val="195D8DC3"/>
    <w:rsid w:val="195FD696"/>
    <w:rsid w:val="19645612"/>
    <w:rsid w:val="1965F5AC"/>
    <w:rsid w:val="1969BA8A"/>
    <w:rsid w:val="196AF5D4"/>
    <w:rsid w:val="196C1A82"/>
    <w:rsid w:val="196D7C0E"/>
    <w:rsid w:val="1970F3A9"/>
    <w:rsid w:val="1971BC8D"/>
    <w:rsid w:val="1971BDF2"/>
    <w:rsid w:val="1972D175"/>
    <w:rsid w:val="19731FBA"/>
    <w:rsid w:val="19745E94"/>
    <w:rsid w:val="197D18A2"/>
    <w:rsid w:val="199007F1"/>
    <w:rsid w:val="199877D2"/>
    <w:rsid w:val="19989305"/>
    <w:rsid w:val="199C539F"/>
    <w:rsid w:val="19A0627F"/>
    <w:rsid w:val="19A11AA3"/>
    <w:rsid w:val="19A74529"/>
    <w:rsid w:val="19AAEAD0"/>
    <w:rsid w:val="19B5204F"/>
    <w:rsid w:val="19BAAFF5"/>
    <w:rsid w:val="19BFBB83"/>
    <w:rsid w:val="19C4A9C3"/>
    <w:rsid w:val="19C554B8"/>
    <w:rsid w:val="19D2DA2D"/>
    <w:rsid w:val="19D31632"/>
    <w:rsid w:val="19E5E919"/>
    <w:rsid w:val="19E6DCD2"/>
    <w:rsid w:val="19E70213"/>
    <w:rsid w:val="19E75BD7"/>
    <w:rsid w:val="19E8F87A"/>
    <w:rsid w:val="19E9B363"/>
    <w:rsid w:val="19F00D86"/>
    <w:rsid w:val="19F4132C"/>
    <w:rsid w:val="19F67B99"/>
    <w:rsid w:val="19FF799E"/>
    <w:rsid w:val="1A081486"/>
    <w:rsid w:val="1A0816BF"/>
    <w:rsid w:val="1A148186"/>
    <w:rsid w:val="1A16AECA"/>
    <w:rsid w:val="1A25B295"/>
    <w:rsid w:val="1A2C6320"/>
    <w:rsid w:val="1A2FC653"/>
    <w:rsid w:val="1A300632"/>
    <w:rsid w:val="1A307221"/>
    <w:rsid w:val="1A339AEB"/>
    <w:rsid w:val="1A3E0244"/>
    <w:rsid w:val="1A3EB68A"/>
    <w:rsid w:val="1A40B8FE"/>
    <w:rsid w:val="1A43BC42"/>
    <w:rsid w:val="1A43CEE7"/>
    <w:rsid w:val="1A459821"/>
    <w:rsid w:val="1A475423"/>
    <w:rsid w:val="1A4A3811"/>
    <w:rsid w:val="1A4D7F3C"/>
    <w:rsid w:val="1A4D9F5A"/>
    <w:rsid w:val="1A4FA466"/>
    <w:rsid w:val="1A557CCF"/>
    <w:rsid w:val="1A687B37"/>
    <w:rsid w:val="1A720A1D"/>
    <w:rsid w:val="1A721FF1"/>
    <w:rsid w:val="1A739B6B"/>
    <w:rsid w:val="1A7A7184"/>
    <w:rsid w:val="1A7B7D13"/>
    <w:rsid w:val="1A7BF1ED"/>
    <w:rsid w:val="1A7E76BD"/>
    <w:rsid w:val="1A84FBFC"/>
    <w:rsid w:val="1A899918"/>
    <w:rsid w:val="1A8BED1E"/>
    <w:rsid w:val="1A8D7F09"/>
    <w:rsid w:val="1A9381FA"/>
    <w:rsid w:val="1A997D1B"/>
    <w:rsid w:val="1A9D8D3A"/>
    <w:rsid w:val="1AA02A48"/>
    <w:rsid w:val="1AA1E609"/>
    <w:rsid w:val="1AA7C86F"/>
    <w:rsid w:val="1AA8D261"/>
    <w:rsid w:val="1AA99D8E"/>
    <w:rsid w:val="1AAC3D71"/>
    <w:rsid w:val="1AAEEC98"/>
    <w:rsid w:val="1AB76111"/>
    <w:rsid w:val="1ABCA430"/>
    <w:rsid w:val="1ABCFDD2"/>
    <w:rsid w:val="1AC288F9"/>
    <w:rsid w:val="1AC71FC1"/>
    <w:rsid w:val="1ACB1390"/>
    <w:rsid w:val="1ACE9CCB"/>
    <w:rsid w:val="1AD060F2"/>
    <w:rsid w:val="1AD1F7CE"/>
    <w:rsid w:val="1AD637AE"/>
    <w:rsid w:val="1AD84882"/>
    <w:rsid w:val="1ADB539D"/>
    <w:rsid w:val="1ADD15A9"/>
    <w:rsid w:val="1ADE9C41"/>
    <w:rsid w:val="1AE2A628"/>
    <w:rsid w:val="1AE43E71"/>
    <w:rsid w:val="1AEB33A3"/>
    <w:rsid w:val="1AEC8B04"/>
    <w:rsid w:val="1AEF627E"/>
    <w:rsid w:val="1AF1EEB5"/>
    <w:rsid w:val="1AFA820D"/>
    <w:rsid w:val="1AFC5310"/>
    <w:rsid w:val="1AFD8D04"/>
    <w:rsid w:val="1AFFE8C7"/>
    <w:rsid w:val="1B04A6F9"/>
    <w:rsid w:val="1B052258"/>
    <w:rsid w:val="1B0EAFC1"/>
    <w:rsid w:val="1B10AA8E"/>
    <w:rsid w:val="1B1693B4"/>
    <w:rsid w:val="1B1DC5AE"/>
    <w:rsid w:val="1B1F50A2"/>
    <w:rsid w:val="1B22C757"/>
    <w:rsid w:val="1B24F5A1"/>
    <w:rsid w:val="1B277D95"/>
    <w:rsid w:val="1B2A7C12"/>
    <w:rsid w:val="1B35DA7C"/>
    <w:rsid w:val="1B42B89A"/>
    <w:rsid w:val="1B42F5AA"/>
    <w:rsid w:val="1B4417AD"/>
    <w:rsid w:val="1B4488A1"/>
    <w:rsid w:val="1B469229"/>
    <w:rsid w:val="1B4833CC"/>
    <w:rsid w:val="1B5D74E2"/>
    <w:rsid w:val="1B651474"/>
    <w:rsid w:val="1B6B9E0C"/>
    <w:rsid w:val="1B743EBC"/>
    <w:rsid w:val="1B7B1005"/>
    <w:rsid w:val="1B82DAB7"/>
    <w:rsid w:val="1B83B1B5"/>
    <w:rsid w:val="1B8583C4"/>
    <w:rsid w:val="1B8BDEDF"/>
    <w:rsid w:val="1B8F676D"/>
    <w:rsid w:val="1B921829"/>
    <w:rsid w:val="1B951579"/>
    <w:rsid w:val="1B9577D6"/>
    <w:rsid w:val="1B98E436"/>
    <w:rsid w:val="1B9BA1DB"/>
    <w:rsid w:val="1B9F93E4"/>
    <w:rsid w:val="1BA7C3AF"/>
    <w:rsid w:val="1BAA6016"/>
    <w:rsid w:val="1BAA92A0"/>
    <w:rsid w:val="1BAAE87F"/>
    <w:rsid w:val="1BABB31C"/>
    <w:rsid w:val="1BB585DF"/>
    <w:rsid w:val="1BBBC24E"/>
    <w:rsid w:val="1BBE1314"/>
    <w:rsid w:val="1BC19451"/>
    <w:rsid w:val="1BC36984"/>
    <w:rsid w:val="1BC857A7"/>
    <w:rsid w:val="1BCC9AD5"/>
    <w:rsid w:val="1BCD0EC9"/>
    <w:rsid w:val="1BD486EA"/>
    <w:rsid w:val="1BDF8CA3"/>
    <w:rsid w:val="1BE56A35"/>
    <w:rsid w:val="1BE5EE9E"/>
    <w:rsid w:val="1BF22B42"/>
    <w:rsid w:val="1BF3284F"/>
    <w:rsid w:val="1BF3BE7B"/>
    <w:rsid w:val="1BF45D94"/>
    <w:rsid w:val="1BFDF462"/>
    <w:rsid w:val="1C00DADA"/>
    <w:rsid w:val="1C02A9A4"/>
    <w:rsid w:val="1C041007"/>
    <w:rsid w:val="1C0A2083"/>
    <w:rsid w:val="1C185808"/>
    <w:rsid w:val="1C18D38F"/>
    <w:rsid w:val="1C1ABA82"/>
    <w:rsid w:val="1C1E2C1F"/>
    <w:rsid w:val="1C1EE0DB"/>
    <w:rsid w:val="1C20CC5D"/>
    <w:rsid w:val="1C225D5B"/>
    <w:rsid w:val="1C2327C0"/>
    <w:rsid w:val="1C2AB42B"/>
    <w:rsid w:val="1C2F9923"/>
    <w:rsid w:val="1C354D7C"/>
    <w:rsid w:val="1C3678BC"/>
    <w:rsid w:val="1C395D9B"/>
    <w:rsid w:val="1C3A0807"/>
    <w:rsid w:val="1C3CF2E7"/>
    <w:rsid w:val="1C3DC337"/>
    <w:rsid w:val="1C3F6166"/>
    <w:rsid w:val="1C4ABCF9"/>
    <w:rsid w:val="1C4C23C8"/>
    <w:rsid w:val="1C4ECB84"/>
    <w:rsid w:val="1C4F9464"/>
    <w:rsid w:val="1C4FA7EA"/>
    <w:rsid w:val="1C65ABC1"/>
    <w:rsid w:val="1C65D98C"/>
    <w:rsid w:val="1C6A0312"/>
    <w:rsid w:val="1C6AF163"/>
    <w:rsid w:val="1C70F0C1"/>
    <w:rsid w:val="1C72BEF9"/>
    <w:rsid w:val="1C751648"/>
    <w:rsid w:val="1C784C57"/>
    <w:rsid w:val="1C7A6CA2"/>
    <w:rsid w:val="1C7A81BE"/>
    <w:rsid w:val="1C853FC0"/>
    <w:rsid w:val="1C880007"/>
    <w:rsid w:val="1C8F8409"/>
    <w:rsid w:val="1C96B341"/>
    <w:rsid w:val="1C98D023"/>
    <w:rsid w:val="1C9D8CF1"/>
    <w:rsid w:val="1CA08646"/>
    <w:rsid w:val="1CA12CD2"/>
    <w:rsid w:val="1CA134EB"/>
    <w:rsid w:val="1CA18CBB"/>
    <w:rsid w:val="1CA51A35"/>
    <w:rsid w:val="1CACBD7D"/>
    <w:rsid w:val="1CAD3934"/>
    <w:rsid w:val="1CB2BE83"/>
    <w:rsid w:val="1CB383D9"/>
    <w:rsid w:val="1CB5850A"/>
    <w:rsid w:val="1CB6EC9A"/>
    <w:rsid w:val="1CBB8378"/>
    <w:rsid w:val="1CD19F30"/>
    <w:rsid w:val="1CDFA543"/>
    <w:rsid w:val="1CE0D288"/>
    <w:rsid w:val="1CE61461"/>
    <w:rsid w:val="1CEEF187"/>
    <w:rsid w:val="1CF2D449"/>
    <w:rsid w:val="1CF5DD87"/>
    <w:rsid w:val="1CFCF57A"/>
    <w:rsid w:val="1CFDEA1C"/>
    <w:rsid w:val="1D00A876"/>
    <w:rsid w:val="1D02D63A"/>
    <w:rsid w:val="1D0496FD"/>
    <w:rsid w:val="1D09ECF1"/>
    <w:rsid w:val="1D0AB6F4"/>
    <w:rsid w:val="1D0DD5C4"/>
    <w:rsid w:val="1D0E18EA"/>
    <w:rsid w:val="1D12A38B"/>
    <w:rsid w:val="1D1CF7BC"/>
    <w:rsid w:val="1D1EFC99"/>
    <w:rsid w:val="1D200C6D"/>
    <w:rsid w:val="1D223F74"/>
    <w:rsid w:val="1D251D20"/>
    <w:rsid w:val="1D2D3AED"/>
    <w:rsid w:val="1D2DE88A"/>
    <w:rsid w:val="1D372068"/>
    <w:rsid w:val="1D396E21"/>
    <w:rsid w:val="1D3C6E02"/>
    <w:rsid w:val="1D40BD09"/>
    <w:rsid w:val="1D4B31C0"/>
    <w:rsid w:val="1D5549F3"/>
    <w:rsid w:val="1D59E375"/>
    <w:rsid w:val="1D59F8D1"/>
    <w:rsid w:val="1D5FDD75"/>
    <w:rsid w:val="1D60A4A9"/>
    <w:rsid w:val="1D60DC74"/>
    <w:rsid w:val="1D62EFA2"/>
    <w:rsid w:val="1D644B39"/>
    <w:rsid w:val="1D64C779"/>
    <w:rsid w:val="1D654C8A"/>
    <w:rsid w:val="1D6FF8C8"/>
    <w:rsid w:val="1D7A54F4"/>
    <w:rsid w:val="1D7F2E02"/>
    <w:rsid w:val="1D822B5E"/>
    <w:rsid w:val="1D8460A4"/>
    <w:rsid w:val="1D8613F8"/>
    <w:rsid w:val="1D8858B4"/>
    <w:rsid w:val="1D949A2B"/>
    <w:rsid w:val="1D94E618"/>
    <w:rsid w:val="1D958AB0"/>
    <w:rsid w:val="1D95F5BE"/>
    <w:rsid w:val="1D9CC58F"/>
    <w:rsid w:val="1DA41222"/>
    <w:rsid w:val="1DA4B46C"/>
    <w:rsid w:val="1DA58375"/>
    <w:rsid w:val="1DA77D5E"/>
    <w:rsid w:val="1DAB0D17"/>
    <w:rsid w:val="1DAE2B17"/>
    <w:rsid w:val="1DB3F3BD"/>
    <w:rsid w:val="1DB54E30"/>
    <w:rsid w:val="1DB5EB50"/>
    <w:rsid w:val="1DB90ED1"/>
    <w:rsid w:val="1DBE3073"/>
    <w:rsid w:val="1DC35053"/>
    <w:rsid w:val="1DC51FCB"/>
    <w:rsid w:val="1DC67B05"/>
    <w:rsid w:val="1DC73B2D"/>
    <w:rsid w:val="1DCAB8FF"/>
    <w:rsid w:val="1DCE03E7"/>
    <w:rsid w:val="1DCE1BB5"/>
    <w:rsid w:val="1DD058D9"/>
    <w:rsid w:val="1DD50106"/>
    <w:rsid w:val="1DD5D67D"/>
    <w:rsid w:val="1DD75898"/>
    <w:rsid w:val="1DE12E16"/>
    <w:rsid w:val="1DE47AC4"/>
    <w:rsid w:val="1DEB707F"/>
    <w:rsid w:val="1DF5CD76"/>
    <w:rsid w:val="1DF8CE28"/>
    <w:rsid w:val="1DFA6D4D"/>
    <w:rsid w:val="1DFAFA65"/>
    <w:rsid w:val="1DFF5E0C"/>
    <w:rsid w:val="1E04D996"/>
    <w:rsid w:val="1E064F0E"/>
    <w:rsid w:val="1E0ABC3F"/>
    <w:rsid w:val="1E0B83B8"/>
    <w:rsid w:val="1E0E8F5A"/>
    <w:rsid w:val="1E0FD0F2"/>
    <w:rsid w:val="1E0FDD8E"/>
    <w:rsid w:val="1E119FC3"/>
    <w:rsid w:val="1E1201C9"/>
    <w:rsid w:val="1E1364F9"/>
    <w:rsid w:val="1E184A75"/>
    <w:rsid w:val="1E1B946D"/>
    <w:rsid w:val="1E1D299E"/>
    <w:rsid w:val="1E1F0FCA"/>
    <w:rsid w:val="1E202942"/>
    <w:rsid w:val="1E2A70B0"/>
    <w:rsid w:val="1E2ADBDC"/>
    <w:rsid w:val="1E2F06E3"/>
    <w:rsid w:val="1E30CC15"/>
    <w:rsid w:val="1E3130D8"/>
    <w:rsid w:val="1E32852A"/>
    <w:rsid w:val="1E3546A6"/>
    <w:rsid w:val="1E370D38"/>
    <w:rsid w:val="1E494D4A"/>
    <w:rsid w:val="1E51D778"/>
    <w:rsid w:val="1E560BB4"/>
    <w:rsid w:val="1E579847"/>
    <w:rsid w:val="1E5ED3F0"/>
    <w:rsid w:val="1E5F04FC"/>
    <w:rsid w:val="1E6869F4"/>
    <w:rsid w:val="1E7A9D16"/>
    <w:rsid w:val="1E7AB64C"/>
    <w:rsid w:val="1E7B75A4"/>
    <w:rsid w:val="1E7C1510"/>
    <w:rsid w:val="1E81BC04"/>
    <w:rsid w:val="1E834341"/>
    <w:rsid w:val="1E87B4A0"/>
    <w:rsid w:val="1E9076D5"/>
    <w:rsid w:val="1EA029E8"/>
    <w:rsid w:val="1EA42247"/>
    <w:rsid w:val="1EC0BDCB"/>
    <w:rsid w:val="1ECA7C9B"/>
    <w:rsid w:val="1ED14E94"/>
    <w:rsid w:val="1EDD37F4"/>
    <w:rsid w:val="1EEA5A2D"/>
    <w:rsid w:val="1F005487"/>
    <w:rsid w:val="1F01C718"/>
    <w:rsid w:val="1F03C403"/>
    <w:rsid w:val="1F055345"/>
    <w:rsid w:val="1F07ECEA"/>
    <w:rsid w:val="1F0EDE48"/>
    <w:rsid w:val="1F111E8A"/>
    <w:rsid w:val="1F14A427"/>
    <w:rsid w:val="1F172D65"/>
    <w:rsid w:val="1F180D24"/>
    <w:rsid w:val="1F1BFF32"/>
    <w:rsid w:val="1F1C536D"/>
    <w:rsid w:val="1F224E00"/>
    <w:rsid w:val="1F23A9A0"/>
    <w:rsid w:val="1F278EF8"/>
    <w:rsid w:val="1F2F2E16"/>
    <w:rsid w:val="1F30B679"/>
    <w:rsid w:val="1F3804E4"/>
    <w:rsid w:val="1F4421C5"/>
    <w:rsid w:val="1F483821"/>
    <w:rsid w:val="1F507451"/>
    <w:rsid w:val="1F5710AE"/>
    <w:rsid w:val="1F60A10F"/>
    <w:rsid w:val="1F617780"/>
    <w:rsid w:val="1F649416"/>
    <w:rsid w:val="1F73CAE4"/>
    <w:rsid w:val="1F742D7E"/>
    <w:rsid w:val="1F7FAE94"/>
    <w:rsid w:val="1F8DB081"/>
    <w:rsid w:val="1F924C75"/>
    <w:rsid w:val="1F975FAC"/>
    <w:rsid w:val="1F9AB56A"/>
    <w:rsid w:val="1F9B9B65"/>
    <w:rsid w:val="1F9F077C"/>
    <w:rsid w:val="1FA51969"/>
    <w:rsid w:val="1FA7337A"/>
    <w:rsid w:val="1FAE0A24"/>
    <w:rsid w:val="1FAE35B3"/>
    <w:rsid w:val="1FAF3AC4"/>
    <w:rsid w:val="1FB52DF2"/>
    <w:rsid w:val="1FB92BF8"/>
    <w:rsid w:val="1FBA5E98"/>
    <w:rsid w:val="1FBBF9A3"/>
    <w:rsid w:val="1FBEA002"/>
    <w:rsid w:val="1FBED21E"/>
    <w:rsid w:val="1FBF6955"/>
    <w:rsid w:val="1FC2D3A1"/>
    <w:rsid w:val="1FCF78C2"/>
    <w:rsid w:val="1FD131DF"/>
    <w:rsid w:val="1FD815D1"/>
    <w:rsid w:val="1FDDBEB8"/>
    <w:rsid w:val="1FF51670"/>
    <w:rsid w:val="1FF9062C"/>
    <w:rsid w:val="1FFC2AD3"/>
    <w:rsid w:val="1FFD0364"/>
    <w:rsid w:val="1FFE1165"/>
    <w:rsid w:val="20003EA9"/>
    <w:rsid w:val="200A565B"/>
    <w:rsid w:val="20196AB8"/>
    <w:rsid w:val="2019FB4E"/>
    <w:rsid w:val="201A87A2"/>
    <w:rsid w:val="201C9A13"/>
    <w:rsid w:val="201F13A2"/>
    <w:rsid w:val="20222A60"/>
    <w:rsid w:val="202461D3"/>
    <w:rsid w:val="20247077"/>
    <w:rsid w:val="20261EAA"/>
    <w:rsid w:val="20288946"/>
    <w:rsid w:val="202B0991"/>
    <w:rsid w:val="202F3776"/>
    <w:rsid w:val="20328981"/>
    <w:rsid w:val="20336908"/>
    <w:rsid w:val="204257B6"/>
    <w:rsid w:val="2048CC9D"/>
    <w:rsid w:val="204BC04D"/>
    <w:rsid w:val="2053E2A3"/>
    <w:rsid w:val="2059689F"/>
    <w:rsid w:val="20646B05"/>
    <w:rsid w:val="2068ED3F"/>
    <w:rsid w:val="206A6793"/>
    <w:rsid w:val="206D1EF5"/>
    <w:rsid w:val="206F446E"/>
    <w:rsid w:val="2070BEF4"/>
    <w:rsid w:val="207985F0"/>
    <w:rsid w:val="20881310"/>
    <w:rsid w:val="208AB33C"/>
    <w:rsid w:val="209403F7"/>
    <w:rsid w:val="209682DD"/>
    <w:rsid w:val="2099AB57"/>
    <w:rsid w:val="209C24E8"/>
    <w:rsid w:val="20AA47E8"/>
    <w:rsid w:val="20B239B3"/>
    <w:rsid w:val="20B58598"/>
    <w:rsid w:val="20B665AC"/>
    <w:rsid w:val="20B6A07A"/>
    <w:rsid w:val="20BC26D4"/>
    <w:rsid w:val="20C3D707"/>
    <w:rsid w:val="20CC013E"/>
    <w:rsid w:val="20CFF26F"/>
    <w:rsid w:val="20D1702C"/>
    <w:rsid w:val="20D4B83B"/>
    <w:rsid w:val="20DD7520"/>
    <w:rsid w:val="20DF8585"/>
    <w:rsid w:val="20E17146"/>
    <w:rsid w:val="20E1B1BA"/>
    <w:rsid w:val="20E7045B"/>
    <w:rsid w:val="20EACAD4"/>
    <w:rsid w:val="20F3EF84"/>
    <w:rsid w:val="20F48028"/>
    <w:rsid w:val="20F68C44"/>
    <w:rsid w:val="20FC0291"/>
    <w:rsid w:val="20FC96B8"/>
    <w:rsid w:val="2102170A"/>
    <w:rsid w:val="21116213"/>
    <w:rsid w:val="2113015A"/>
    <w:rsid w:val="211BC739"/>
    <w:rsid w:val="2127AE8E"/>
    <w:rsid w:val="21298A8E"/>
    <w:rsid w:val="212D910D"/>
    <w:rsid w:val="213DFC2A"/>
    <w:rsid w:val="214093E0"/>
    <w:rsid w:val="2142A0D6"/>
    <w:rsid w:val="214A9521"/>
    <w:rsid w:val="214BBD7A"/>
    <w:rsid w:val="215197C2"/>
    <w:rsid w:val="215307D9"/>
    <w:rsid w:val="2155F6C1"/>
    <w:rsid w:val="215729FF"/>
    <w:rsid w:val="215D159C"/>
    <w:rsid w:val="2164498A"/>
    <w:rsid w:val="2164EFA7"/>
    <w:rsid w:val="21703B39"/>
    <w:rsid w:val="2172C1F6"/>
    <w:rsid w:val="217A336C"/>
    <w:rsid w:val="217DB2ED"/>
    <w:rsid w:val="2185D430"/>
    <w:rsid w:val="218B2C0D"/>
    <w:rsid w:val="219335A0"/>
    <w:rsid w:val="21978400"/>
    <w:rsid w:val="2199E1C6"/>
    <w:rsid w:val="219C0AE2"/>
    <w:rsid w:val="219E0749"/>
    <w:rsid w:val="21A0934D"/>
    <w:rsid w:val="21A0AB06"/>
    <w:rsid w:val="21A1BAC3"/>
    <w:rsid w:val="21B31666"/>
    <w:rsid w:val="21B32F0A"/>
    <w:rsid w:val="21B564AE"/>
    <w:rsid w:val="21BAFEE8"/>
    <w:rsid w:val="21BCFE33"/>
    <w:rsid w:val="21C0677F"/>
    <w:rsid w:val="21C46C7E"/>
    <w:rsid w:val="21C7C652"/>
    <w:rsid w:val="21CC1960"/>
    <w:rsid w:val="21CEF691"/>
    <w:rsid w:val="21D0669D"/>
    <w:rsid w:val="21D244C6"/>
    <w:rsid w:val="21D44B22"/>
    <w:rsid w:val="21D5BC44"/>
    <w:rsid w:val="21E83150"/>
    <w:rsid w:val="21EFA1A3"/>
    <w:rsid w:val="21FB5B81"/>
    <w:rsid w:val="21FC15ED"/>
    <w:rsid w:val="21FCC4CA"/>
    <w:rsid w:val="220079BF"/>
    <w:rsid w:val="2200ABC7"/>
    <w:rsid w:val="2200AC10"/>
    <w:rsid w:val="2208EF56"/>
    <w:rsid w:val="2219D82E"/>
    <w:rsid w:val="221B6EC2"/>
    <w:rsid w:val="221BB622"/>
    <w:rsid w:val="221DFF4B"/>
    <w:rsid w:val="22206DC5"/>
    <w:rsid w:val="2233A899"/>
    <w:rsid w:val="2233B44D"/>
    <w:rsid w:val="22387BAE"/>
    <w:rsid w:val="223FF303"/>
    <w:rsid w:val="2242EB04"/>
    <w:rsid w:val="22473534"/>
    <w:rsid w:val="22488212"/>
    <w:rsid w:val="22514DE7"/>
    <w:rsid w:val="2258A9C3"/>
    <w:rsid w:val="225FB37C"/>
    <w:rsid w:val="2261D721"/>
    <w:rsid w:val="22624320"/>
    <w:rsid w:val="227084AF"/>
    <w:rsid w:val="22799768"/>
    <w:rsid w:val="227AC102"/>
    <w:rsid w:val="227F5D06"/>
    <w:rsid w:val="228008E5"/>
    <w:rsid w:val="228E0F2E"/>
    <w:rsid w:val="22900DE1"/>
    <w:rsid w:val="229890EE"/>
    <w:rsid w:val="22A1F65A"/>
    <w:rsid w:val="22AD3A1A"/>
    <w:rsid w:val="22B19E5D"/>
    <w:rsid w:val="22B54773"/>
    <w:rsid w:val="22B69B7B"/>
    <w:rsid w:val="22B89D8D"/>
    <w:rsid w:val="22B8C148"/>
    <w:rsid w:val="22B9DF26"/>
    <w:rsid w:val="22B9E6D1"/>
    <w:rsid w:val="22BC4900"/>
    <w:rsid w:val="22BE7DFD"/>
    <w:rsid w:val="22C0F6CF"/>
    <w:rsid w:val="22C4CE39"/>
    <w:rsid w:val="22DA2E58"/>
    <w:rsid w:val="22DE62F3"/>
    <w:rsid w:val="22E28C35"/>
    <w:rsid w:val="22E497CA"/>
    <w:rsid w:val="22E5F51E"/>
    <w:rsid w:val="22E86553"/>
    <w:rsid w:val="22EB5E63"/>
    <w:rsid w:val="22ED6823"/>
    <w:rsid w:val="22EF673B"/>
    <w:rsid w:val="22EFB7CF"/>
    <w:rsid w:val="22F65EBC"/>
    <w:rsid w:val="22F7418B"/>
    <w:rsid w:val="22F9E7CB"/>
    <w:rsid w:val="22FFBD07"/>
    <w:rsid w:val="2300D650"/>
    <w:rsid w:val="23035A13"/>
    <w:rsid w:val="230968C3"/>
    <w:rsid w:val="230B706B"/>
    <w:rsid w:val="23109CD0"/>
    <w:rsid w:val="232255B2"/>
    <w:rsid w:val="2329722C"/>
    <w:rsid w:val="23297328"/>
    <w:rsid w:val="232E8409"/>
    <w:rsid w:val="234012BD"/>
    <w:rsid w:val="234B605D"/>
    <w:rsid w:val="235213A7"/>
    <w:rsid w:val="23547DFC"/>
    <w:rsid w:val="23578376"/>
    <w:rsid w:val="235C0295"/>
    <w:rsid w:val="2360B3F2"/>
    <w:rsid w:val="236AF250"/>
    <w:rsid w:val="236B1358"/>
    <w:rsid w:val="236E397A"/>
    <w:rsid w:val="2370563E"/>
    <w:rsid w:val="23718CA5"/>
    <w:rsid w:val="23745826"/>
    <w:rsid w:val="23772779"/>
    <w:rsid w:val="2379FBE2"/>
    <w:rsid w:val="237F2996"/>
    <w:rsid w:val="2381BE0B"/>
    <w:rsid w:val="23867C2D"/>
    <w:rsid w:val="23882F6F"/>
    <w:rsid w:val="238BE774"/>
    <w:rsid w:val="238E7D0E"/>
    <w:rsid w:val="238FBC68"/>
    <w:rsid w:val="23929D9A"/>
    <w:rsid w:val="23972222"/>
    <w:rsid w:val="239C23BC"/>
    <w:rsid w:val="23A2EFDC"/>
    <w:rsid w:val="23A354FE"/>
    <w:rsid w:val="23A41B59"/>
    <w:rsid w:val="23B7FDC0"/>
    <w:rsid w:val="23C037FF"/>
    <w:rsid w:val="23C253FE"/>
    <w:rsid w:val="23C27D5A"/>
    <w:rsid w:val="23CA3DBE"/>
    <w:rsid w:val="23CD1091"/>
    <w:rsid w:val="23DB983E"/>
    <w:rsid w:val="23E089FB"/>
    <w:rsid w:val="23E5AD1B"/>
    <w:rsid w:val="23F5BF23"/>
    <w:rsid w:val="23F6B12E"/>
    <w:rsid w:val="23FAF044"/>
    <w:rsid w:val="23FF48B8"/>
    <w:rsid w:val="24036454"/>
    <w:rsid w:val="240894E4"/>
    <w:rsid w:val="240B7607"/>
    <w:rsid w:val="240BE394"/>
    <w:rsid w:val="2416F979"/>
    <w:rsid w:val="241830D7"/>
    <w:rsid w:val="241A2935"/>
    <w:rsid w:val="241AA276"/>
    <w:rsid w:val="241BBF49"/>
    <w:rsid w:val="241D2601"/>
    <w:rsid w:val="242AC1B9"/>
    <w:rsid w:val="242E9B3D"/>
    <w:rsid w:val="24312E89"/>
    <w:rsid w:val="2439EC30"/>
    <w:rsid w:val="243AAE2F"/>
    <w:rsid w:val="24490A7B"/>
    <w:rsid w:val="244E5632"/>
    <w:rsid w:val="24503393"/>
    <w:rsid w:val="2454F9D3"/>
    <w:rsid w:val="24581961"/>
    <w:rsid w:val="245A2511"/>
    <w:rsid w:val="2462EB7F"/>
    <w:rsid w:val="2465F470"/>
    <w:rsid w:val="2466A55C"/>
    <w:rsid w:val="2466DD39"/>
    <w:rsid w:val="246B9A4B"/>
    <w:rsid w:val="248CB7A9"/>
    <w:rsid w:val="24939125"/>
    <w:rsid w:val="24952B03"/>
    <w:rsid w:val="249A5157"/>
    <w:rsid w:val="24A2EE18"/>
    <w:rsid w:val="24A85FC6"/>
    <w:rsid w:val="24AADB58"/>
    <w:rsid w:val="24B44BC8"/>
    <w:rsid w:val="24B523EA"/>
    <w:rsid w:val="24B86DDC"/>
    <w:rsid w:val="24BE1DAB"/>
    <w:rsid w:val="24C48B97"/>
    <w:rsid w:val="24C83918"/>
    <w:rsid w:val="24D0B63D"/>
    <w:rsid w:val="24D21AAA"/>
    <w:rsid w:val="24D6D578"/>
    <w:rsid w:val="24DB831A"/>
    <w:rsid w:val="24E18C0A"/>
    <w:rsid w:val="24E33348"/>
    <w:rsid w:val="24E47B9B"/>
    <w:rsid w:val="24E703E5"/>
    <w:rsid w:val="24E72552"/>
    <w:rsid w:val="24EB4DA5"/>
    <w:rsid w:val="24F6E416"/>
    <w:rsid w:val="24FA00F3"/>
    <w:rsid w:val="24FF2520"/>
    <w:rsid w:val="25031AAB"/>
    <w:rsid w:val="250446EE"/>
    <w:rsid w:val="2508BE6C"/>
    <w:rsid w:val="251298C0"/>
    <w:rsid w:val="25139470"/>
    <w:rsid w:val="2519C422"/>
    <w:rsid w:val="2519C6B5"/>
    <w:rsid w:val="251A0791"/>
    <w:rsid w:val="2526D86B"/>
    <w:rsid w:val="2529B095"/>
    <w:rsid w:val="252A0E7E"/>
    <w:rsid w:val="252A63EA"/>
    <w:rsid w:val="25305D0A"/>
    <w:rsid w:val="253E9AE5"/>
    <w:rsid w:val="2541D8CA"/>
    <w:rsid w:val="2542D506"/>
    <w:rsid w:val="254688CE"/>
    <w:rsid w:val="25512505"/>
    <w:rsid w:val="2551846D"/>
    <w:rsid w:val="255A8C31"/>
    <w:rsid w:val="255DF258"/>
    <w:rsid w:val="255E245F"/>
    <w:rsid w:val="2560CB3E"/>
    <w:rsid w:val="25621845"/>
    <w:rsid w:val="256ABD4E"/>
    <w:rsid w:val="256F2EAD"/>
    <w:rsid w:val="256F960B"/>
    <w:rsid w:val="25736D04"/>
    <w:rsid w:val="2573A01F"/>
    <w:rsid w:val="25917CCE"/>
    <w:rsid w:val="259330DA"/>
    <w:rsid w:val="2594021E"/>
    <w:rsid w:val="259F678E"/>
    <w:rsid w:val="259F7939"/>
    <w:rsid w:val="25A3D82F"/>
    <w:rsid w:val="25A9B446"/>
    <w:rsid w:val="25AB5F09"/>
    <w:rsid w:val="25AF2C4F"/>
    <w:rsid w:val="25B5F996"/>
    <w:rsid w:val="25B841C1"/>
    <w:rsid w:val="25B8F662"/>
    <w:rsid w:val="25C56178"/>
    <w:rsid w:val="25C61D96"/>
    <w:rsid w:val="25C6921A"/>
    <w:rsid w:val="25CCA144"/>
    <w:rsid w:val="25D7AB01"/>
    <w:rsid w:val="25D9511B"/>
    <w:rsid w:val="25DB28D8"/>
    <w:rsid w:val="25E311F7"/>
    <w:rsid w:val="25E694CF"/>
    <w:rsid w:val="25EFD6D5"/>
    <w:rsid w:val="25F8E2D9"/>
    <w:rsid w:val="25FBDF82"/>
    <w:rsid w:val="25FBE066"/>
    <w:rsid w:val="260E5339"/>
    <w:rsid w:val="2610E558"/>
    <w:rsid w:val="2616E98F"/>
    <w:rsid w:val="261A2CF7"/>
    <w:rsid w:val="261A55B3"/>
    <w:rsid w:val="2621C352"/>
    <w:rsid w:val="262508E5"/>
    <w:rsid w:val="2625791F"/>
    <w:rsid w:val="262B05A1"/>
    <w:rsid w:val="26329B7B"/>
    <w:rsid w:val="2634D5EA"/>
    <w:rsid w:val="2635205F"/>
    <w:rsid w:val="2640910E"/>
    <w:rsid w:val="2645FBCC"/>
    <w:rsid w:val="264A0698"/>
    <w:rsid w:val="264D306F"/>
    <w:rsid w:val="26507C35"/>
    <w:rsid w:val="265E3F35"/>
    <w:rsid w:val="265E5BB7"/>
    <w:rsid w:val="26638A3A"/>
    <w:rsid w:val="26677AB6"/>
    <w:rsid w:val="26736350"/>
    <w:rsid w:val="2673B146"/>
    <w:rsid w:val="26774A81"/>
    <w:rsid w:val="267AF8AA"/>
    <w:rsid w:val="267F03A9"/>
    <w:rsid w:val="268639FC"/>
    <w:rsid w:val="268A724A"/>
    <w:rsid w:val="268EB236"/>
    <w:rsid w:val="2691BD5E"/>
    <w:rsid w:val="2693B1FB"/>
    <w:rsid w:val="26988F36"/>
    <w:rsid w:val="2699159A"/>
    <w:rsid w:val="269AD227"/>
    <w:rsid w:val="269C84E3"/>
    <w:rsid w:val="269FADCB"/>
    <w:rsid w:val="26A68141"/>
    <w:rsid w:val="26A9AF1E"/>
    <w:rsid w:val="26AB6AEE"/>
    <w:rsid w:val="26C23449"/>
    <w:rsid w:val="26C580F6"/>
    <w:rsid w:val="26C6066D"/>
    <w:rsid w:val="26D267E3"/>
    <w:rsid w:val="26D80155"/>
    <w:rsid w:val="26D84875"/>
    <w:rsid w:val="26DB689B"/>
    <w:rsid w:val="26E3A7EF"/>
    <w:rsid w:val="26EAE61B"/>
    <w:rsid w:val="26F0D478"/>
    <w:rsid w:val="26F58E64"/>
    <w:rsid w:val="26FB8A85"/>
    <w:rsid w:val="27000575"/>
    <w:rsid w:val="2700C7B3"/>
    <w:rsid w:val="2701DE80"/>
    <w:rsid w:val="270446F8"/>
    <w:rsid w:val="270686CB"/>
    <w:rsid w:val="270B666C"/>
    <w:rsid w:val="270D3C8F"/>
    <w:rsid w:val="270EA46C"/>
    <w:rsid w:val="2719211C"/>
    <w:rsid w:val="271BDCCD"/>
    <w:rsid w:val="271F2380"/>
    <w:rsid w:val="27299AB6"/>
    <w:rsid w:val="272A5858"/>
    <w:rsid w:val="272E6DB9"/>
    <w:rsid w:val="2731313C"/>
    <w:rsid w:val="273B0516"/>
    <w:rsid w:val="273DCBB1"/>
    <w:rsid w:val="274ECB40"/>
    <w:rsid w:val="27583417"/>
    <w:rsid w:val="2758DCA5"/>
    <w:rsid w:val="2758E6D0"/>
    <w:rsid w:val="2764B032"/>
    <w:rsid w:val="2767A151"/>
    <w:rsid w:val="2769CEA8"/>
    <w:rsid w:val="277576A4"/>
    <w:rsid w:val="27783FAA"/>
    <w:rsid w:val="277966E4"/>
    <w:rsid w:val="27801659"/>
    <w:rsid w:val="27835145"/>
    <w:rsid w:val="278CD64D"/>
    <w:rsid w:val="27956AB8"/>
    <w:rsid w:val="2797A7C2"/>
    <w:rsid w:val="279C2CCF"/>
    <w:rsid w:val="27A72A44"/>
    <w:rsid w:val="27B40E9D"/>
    <w:rsid w:val="27BE1BEA"/>
    <w:rsid w:val="27BE3035"/>
    <w:rsid w:val="27C0EAF5"/>
    <w:rsid w:val="27C1CDFF"/>
    <w:rsid w:val="27C77762"/>
    <w:rsid w:val="27D0A64B"/>
    <w:rsid w:val="27D26E76"/>
    <w:rsid w:val="27D72828"/>
    <w:rsid w:val="27D7BAE4"/>
    <w:rsid w:val="27DDEF7E"/>
    <w:rsid w:val="27DE86D8"/>
    <w:rsid w:val="27DEE18E"/>
    <w:rsid w:val="27E0B201"/>
    <w:rsid w:val="27E9876E"/>
    <w:rsid w:val="27EB5A26"/>
    <w:rsid w:val="27F24841"/>
    <w:rsid w:val="27F555DE"/>
    <w:rsid w:val="27F86626"/>
    <w:rsid w:val="27F97450"/>
    <w:rsid w:val="27FCA11E"/>
    <w:rsid w:val="280834E7"/>
    <w:rsid w:val="280DF84A"/>
    <w:rsid w:val="280FC2F6"/>
    <w:rsid w:val="281C1FA0"/>
    <w:rsid w:val="2827C19A"/>
    <w:rsid w:val="284684F4"/>
    <w:rsid w:val="2846AC7F"/>
    <w:rsid w:val="2851AEDA"/>
    <w:rsid w:val="28550A5D"/>
    <w:rsid w:val="28597CDD"/>
    <w:rsid w:val="2859859C"/>
    <w:rsid w:val="285B6C28"/>
    <w:rsid w:val="285BA092"/>
    <w:rsid w:val="285D3FD5"/>
    <w:rsid w:val="285E04AA"/>
    <w:rsid w:val="2861D7F1"/>
    <w:rsid w:val="286C61B0"/>
    <w:rsid w:val="287BE534"/>
    <w:rsid w:val="287C5240"/>
    <w:rsid w:val="287F2CD0"/>
    <w:rsid w:val="287F6350"/>
    <w:rsid w:val="28860C47"/>
    <w:rsid w:val="2889E43F"/>
    <w:rsid w:val="2889F99D"/>
    <w:rsid w:val="288CF4F7"/>
    <w:rsid w:val="288F77B4"/>
    <w:rsid w:val="2893BABE"/>
    <w:rsid w:val="289456FA"/>
    <w:rsid w:val="2896A2E7"/>
    <w:rsid w:val="289DE063"/>
    <w:rsid w:val="28A25E10"/>
    <w:rsid w:val="28A4209C"/>
    <w:rsid w:val="28A736CD"/>
    <w:rsid w:val="28AA7C82"/>
    <w:rsid w:val="28ACF85A"/>
    <w:rsid w:val="28B0054F"/>
    <w:rsid w:val="28BC9E10"/>
    <w:rsid w:val="28BF472E"/>
    <w:rsid w:val="28C6BA6C"/>
    <w:rsid w:val="28C9E261"/>
    <w:rsid w:val="28CEB918"/>
    <w:rsid w:val="28CFC02B"/>
    <w:rsid w:val="28D3E2D9"/>
    <w:rsid w:val="28D40C08"/>
    <w:rsid w:val="28D5662F"/>
    <w:rsid w:val="28D9CABD"/>
    <w:rsid w:val="28E3BE96"/>
    <w:rsid w:val="28E47BA6"/>
    <w:rsid w:val="28E518E0"/>
    <w:rsid w:val="28EC832B"/>
    <w:rsid w:val="28ED9A58"/>
    <w:rsid w:val="28F2C0F5"/>
    <w:rsid w:val="28F504FA"/>
    <w:rsid w:val="28F6EBE0"/>
    <w:rsid w:val="28FFC4DE"/>
    <w:rsid w:val="29035341"/>
    <w:rsid w:val="2903E6AC"/>
    <w:rsid w:val="290E1C2B"/>
    <w:rsid w:val="291662FD"/>
    <w:rsid w:val="2916D12C"/>
    <w:rsid w:val="29180F16"/>
    <w:rsid w:val="291C1F92"/>
    <w:rsid w:val="2921BA0C"/>
    <w:rsid w:val="292FF052"/>
    <w:rsid w:val="29397C4A"/>
    <w:rsid w:val="293AE539"/>
    <w:rsid w:val="2940A7E7"/>
    <w:rsid w:val="29415E0E"/>
    <w:rsid w:val="29428944"/>
    <w:rsid w:val="294C5632"/>
    <w:rsid w:val="294C5ADF"/>
    <w:rsid w:val="29510C7D"/>
    <w:rsid w:val="2952BA80"/>
    <w:rsid w:val="2952FFB5"/>
    <w:rsid w:val="295A9FE7"/>
    <w:rsid w:val="295B92BA"/>
    <w:rsid w:val="296028CC"/>
    <w:rsid w:val="29637EE1"/>
    <w:rsid w:val="2963AAF3"/>
    <w:rsid w:val="29655D81"/>
    <w:rsid w:val="2967593A"/>
    <w:rsid w:val="296BA035"/>
    <w:rsid w:val="296DBD49"/>
    <w:rsid w:val="296DD124"/>
    <w:rsid w:val="296E414A"/>
    <w:rsid w:val="2972F39B"/>
    <w:rsid w:val="29738B45"/>
    <w:rsid w:val="29777CA3"/>
    <w:rsid w:val="297FC290"/>
    <w:rsid w:val="29813311"/>
    <w:rsid w:val="2981D2B6"/>
    <w:rsid w:val="2982A119"/>
    <w:rsid w:val="2987E720"/>
    <w:rsid w:val="29919E38"/>
    <w:rsid w:val="2991D946"/>
    <w:rsid w:val="29946833"/>
    <w:rsid w:val="2999465F"/>
    <w:rsid w:val="299B610B"/>
    <w:rsid w:val="299E88D5"/>
    <w:rsid w:val="299F1137"/>
    <w:rsid w:val="29A09C92"/>
    <w:rsid w:val="29AA1443"/>
    <w:rsid w:val="29ABA532"/>
    <w:rsid w:val="29B13935"/>
    <w:rsid w:val="29B8C37A"/>
    <w:rsid w:val="29BCAF96"/>
    <w:rsid w:val="29BFD66D"/>
    <w:rsid w:val="29C51CB9"/>
    <w:rsid w:val="29D44512"/>
    <w:rsid w:val="29E76C66"/>
    <w:rsid w:val="29E86FF9"/>
    <w:rsid w:val="29EA7B74"/>
    <w:rsid w:val="29EB39F2"/>
    <w:rsid w:val="29EC78D5"/>
    <w:rsid w:val="29EEB5A5"/>
    <w:rsid w:val="29EF07CA"/>
    <w:rsid w:val="29F9D50B"/>
    <w:rsid w:val="29F9DE97"/>
    <w:rsid w:val="29FD21B8"/>
    <w:rsid w:val="2A020DA5"/>
    <w:rsid w:val="2A11C499"/>
    <w:rsid w:val="2A11DA93"/>
    <w:rsid w:val="2A1C39B2"/>
    <w:rsid w:val="2A208DC8"/>
    <w:rsid w:val="2A282587"/>
    <w:rsid w:val="2A2D019F"/>
    <w:rsid w:val="2A305799"/>
    <w:rsid w:val="2A424137"/>
    <w:rsid w:val="2A43C3E5"/>
    <w:rsid w:val="2A4A5FAD"/>
    <w:rsid w:val="2A4E75F5"/>
    <w:rsid w:val="2A676B68"/>
    <w:rsid w:val="2A67908F"/>
    <w:rsid w:val="2A86222B"/>
    <w:rsid w:val="2A91C0C0"/>
    <w:rsid w:val="2A95E6DB"/>
    <w:rsid w:val="2A967888"/>
    <w:rsid w:val="2A9686D0"/>
    <w:rsid w:val="2A9A033D"/>
    <w:rsid w:val="2A9EC705"/>
    <w:rsid w:val="2AA5BE35"/>
    <w:rsid w:val="2AA645E6"/>
    <w:rsid w:val="2AAFC2E0"/>
    <w:rsid w:val="2AB2080B"/>
    <w:rsid w:val="2ABB5627"/>
    <w:rsid w:val="2AC30A8F"/>
    <w:rsid w:val="2AC42DE7"/>
    <w:rsid w:val="2AC53456"/>
    <w:rsid w:val="2ACC3DE3"/>
    <w:rsid w:val="2ACCDFE2"/>
    <w:rsid w:val="2ACE3D2D"/>
    <w:rsid w:val="2AD14995"/>
    <w:rsid w:val="2AD1D553"/>
    <w:rsid w:val="2AD7C2E2"/>
    <w:rsid w:val="2ADA323A"/>
    <w:rsid w:val="2ADD0D83"/>
    <w:rsid w:val="2AE18962"/>
    <w:rsid w:val="2AE5B80A"/>
    <w:rsid w:val="2AE76AD2"/>
    <w:rsid w:val="2AEC0DEE"/>
    <w:rsid w:val="2AF219CE"/>
    <w:rsid w:val="2AF4C2EF"/>
    <w:rsid w:val="2AF6338A"/>
    <w:rsid w:val="2AFBF92D"/>
    <w:rsid w:val="2AFC3EAB"/>
    <w:rsid w:val="2AFD08A9"/>
    <w:rsid w:val="2B04DDF5"/>
    <w:rsid w:val="2B0701F8"/>
    <w:rsid w:val="2B18935D"/>
    <w:rsid w:val="2B1F5BFF"/>
    <w:rsid w:val="2B2037DA"/>
    <w:rsid w:val="2B301711"/>
    <w:rsid w:val="2B303894"/>
    <w:rsid w:val="2B317F2B"/>
    <w:rsid w:val="2B357BC0"/>
    <w:rsid w:val="2B3B8A12"/>
    <w:rsid w:val="2B44C97D"/>
    <w:rsid w:val="2B476D2C"/>
    <w:rsid w:val="2B487376"/>
    <w:rsid w:val="2B4E03B6"/>
    <w:rsid w:val="2B4F0C59"/>
    <w:rsid w:val="2B50DB55"/>
    <w:rsid w:val="2B583EB1"/>
    <w:rsid w:val="2B58FE06"/>
    <w:rsid w:val="2B5BA6CE"/>
    <w:rsid w:val="2B658493"/>
    <w:rsid w:val="2B663AEC"/>
    <w:rsid w:val="2B6B6F43"/>
    <w:rsid w:val="2B7485EC"/>
    <w:rsid w:val="2B76C9F0"/>
    <w:rsid w:val="2B7ED61F"/>
    <w:rsid w:val="2B85D74B"/>
    <w:rsid w:val="2B882F90"/>
    <w:rsid w:val="2B8C2DE0"/>
    <w:rsid w:val="2B8E9988"/>
    <w:rsid w:val="2B905717"/>
    <w:rsid w:val="2BA179F6"/>
    <w:rsid w:val="2BA37BAC"/>
    <w:rsid w:val="2BA8A1BF"/>
    <w:rsid w:val="2BA966B2"/>
    <w:rsid w:val="2BB096A7"/>
    <w:rsid w:val="2BB21F77"/>
    <w:rsid w:val="2BB4A3BB"/>
    <w:rsid w:val="2BB633AC"/>
    <w:rsid w:val="2BBB0727"/>
    <w:rsid w:val="2BC3A1B3"/>
    <w:rsid w:val="2BC87B0F"/>
    <w:rsid w:val="2BD23CF4"/>
    <w:rsid w:val="2BD3FA1B"/>
    <w:rsid w:val="2BD7B81B"/>
    <w:rsid w:val="2BDD850C"/>
    <w:rsid w:val="2BE12010"/>
    <w:rsid w:val="2BE381F6"/>
    <w:rsid w:val="2BE3ED5C"/>
    <w:rsid w:val="2BE47FBE"/>
    <w:rsid w:val="2BE7A3CA"/>
    <w:rsid w:val="2BEBEFE2"/>
    <w:rsid w:val="2BEC4ACE"/>
    <w:rsid w:val="2BF1785E"/>
    <w:rsid w:val="2BF6DD84"/>
    <w:rsid w:val="2BF9F156"/>
    <w:rsid w:val="2C08F8FA"/>
    <w:rsid w:val="2C164363"/>
    <w:rsid w:val="2C197193"/>
    <w:rsid w:val="2C19AAB7"/>
    <w:rsid w:val="2C1B1EEC"/>
    <w:rsid w:val="2C1CFC63"/>
    <w:rsid w:val="2C1D8ED7"/>
    <w:rsid w:val="2C283FDD"/>
    <w:rsid w:val="2C2C7DB5"/>
    <w:rsid w:val="2C2D9121"/>
    <w:rsid w:val="2C2E0CDB"/>
    <w:rsid w:val="2C2E7BFB"/>
    <w:rsid w:val="2C31887E"/>
    <w:rsid w:val="2C3205A1"/>
    <w:rsid w:val="2C334383"/>
    <w:rsid w:val="2C38735A"/>
    <w:rsid w:val="2C39F7D4"/>
    <w:rsid w:val="2C3E5304"/>
    <w:rsid w:val="2C3F79FA"/>
    <w:rsid w:val="2C418E96"/>
    <w:rsid w:val="2C423B6C"/>
    <w:rsid w:val="2C58CE14"/>
    <w:rsid w:val="2C5D4B05"/>
    <w:rsid w:val="2C62F14C"/>
    <w:rsid w:val="2C680E44"/>
    <w:rsid w:val="2C6D2138"/>
    <w:rsid w:val="2C6D2961"/>
    <w:rsid w:val="2C739343"/>
    <w:rsid w:val="2C788616"/>
    <w:rsid w:val="2C7F3D99"/>
    <w:rsid w:val="2C8228EC"/>
    <w:rsid w:val="2C8431A0"/>
    <w:rsid w:val="2C886729"/>
    <w:rsid w:val="2C9031FD"/>
    <w:rsid w:val="2C9240A9"/>
    <w:rsid w:val="2C93337C"/>
    <w:rsid w:val="2C97C98E"/>
    <w:rsid w:val="2C9A97A3"/>
    <w:rsid w:val="2CAB49BE"/>
    <w:rsid w:val="2CCB1A73"/>
    <w:rsid w:val="2CCC56EB"/>
    <w:rsid w:val="2CCC7381"/>
    <w:rsid w:val="2CD4949A"/>
    <w:rsid w:val="2CDB6A2D"/>
    <w:rsid w:val="2CE331B4"/>
    <w:rsid w:val="2CE5EE40"/>
    <w:rsid w:val="2CE70D08"/>
    <w:rsid w:val="2CE793C0"/>
    <w:rsid w:val="2CE9636A"/>
    <w:rsid w:val="2CF40F12"/>
    <w:rsid w:val="2CF45058"/>
    <w:rsid w:val="2CF4C8B8"/>
    <w:rsid w:val="2CF4CE67"/>
    <w:rsid w:val="2D01BE96"/>
    <w:rsid w:val="2D029067"/>
    <w:rsid w:val="2D19F083"/>
    <w:rsid w:val="2D2013DF"/>
    <w:rsid w:val="2D21CB91"/>
    <w:rsid w:val="2D22AA89"/>
    <w:rsid w:val="2D232AFE"/>
    <w:rsid w:val="2D38373D"/>
    <w:rsid w:val="2D3D2114"/>
    <w:rsid w:val="2D3F4C0D"/>
    <w:rsid w:val="2D41FEFF"/>
    <w:rsid w:val="2D43B44D"/>
    <w:rsid w:val="2D46B86D"/>
    <w:rsid w:val="2D484C67"/>
    <w:rsid w:val="2D4CE224"/>
    <w:rsid w:val="2D4D2627"/>
    <w:rsid w:val="2D58E716"/>
    <w:rsid w:val="2D591BFF"/>
    <w:rsid w:val="2D597B21"/>
    <w:rsid w:val="2D65E9AC"/>
    <w:rsid w:val="2D66112D"/>
    <w:rsid w:val="2D7387DF"/>
    <w:rsid w:val="2D7505E5"/>
    <w:rsid w:val="2D75AB6B"/>
    <w:rsid w:val="2D7974FC"/>
    <w:rsid w:val="2D7F2390"/>
    <w:rsid w:val="2D7F5282"/>
    <w:rsid w:val="2D7FB780"/>
    <w:rsid w:val="2D829576"/>
    <w:rsid w:val="2D871C1E"/>
    <w:rsid w:val="2D8CDAE2"/>
    <w:rsid w:val="2D8E7658"/>
    <w:rsid w:val="2D8EA0AE"/>
    <w:rsid w:val="2D8F3151"/>
    <w:rsid w:val="2D98B983"/>
    <w:rsid w:val="2D9A6E37"/>
    <w:rsid w:val="2DA1C2F0"/>
    <w:rsid w:val="2DA26A9C"/>
    <w:rsid w:val="2DA3314E"/>
    <w:rsid w:val="2DB08D82"/>
    <w:rsid w:val="2DB380AC"/>
    <w:rsid w:val="2DC10B7B"/>
    <w:rsid w:val="2DCDC6C1"/>
    <w:rsid w:val="2DCFB47A"/>
    <w:rsid w:val="2DD09B5A"/>
    <w:rsid w:val="2DD552F5"/>
    <w:rsid w:val="2DD76436"/>
    <w:rsid w:val="2DDA4531"/>
    <w:rsid w:val="2DDBC528"/>
    <w:rsid w:val="2DDFC8E1"/>
    <w:rsid w:val="2DE01F1D"/>
    <w:rsid w:val="2DE4DFAD"/>
    <w:rsid w:val="2DE4E8CD"/>
    <w:rsid w:val="2DE8DFAB"/>
    <w:rsid w:val="2DEA2A9F"/>
    <w:rsid w:val="2DEB66C7"/>
    <w:rsid w:val="2DFA4EFD"/>
    <w:rsid w:val="2DFAEBC9"/>
    <w:rsid w:val="2DFC6168"/>
    <w:rsid w:val="2E0BE7A8"/>
    <w:rsid w:val="2E0FB946"/>
    <w:rsid w:val="2E121CCB"/>
    <w:rsid w:val="2E145677"/>
    <w:rsid w:val="2E1E815D"/>
    <w:rsid w:val="2E2101A3"/>
    <w:rsid w:val="2E2113F0"/>
    <w:rsid w:val="2E286D80"/>
    <w:rsid w:val="2E2A61A1"/>
    <w:rsid w:val="2E2BB9FA"/>
    <w:rsid w:val="2E2D606C"/>
    <w:rsid w:val="2E327788"/>
    <w:rsid w:val="2E335503"/>
    <w:rsid w:val="2E351095"/>
    <w:rsid w:val="2E3AA5A0"/>
    <w:rsid w:val="2E41E1B8"/>
    <w:rsid w:val="2E4669AC"/>
    <w:rsid w:val="2E4B94D4"/>
    <w:rsid w:val="2E5333B3"/>
    <w:rsid w:val="2E54FD45"/>
    <w:rsid w:val="2E55C8EB"/>
    <w:rsid w:val="2E5C310C"/>
    <w:rsid w:val="2E600AA9"/>
    <w:rsid w:val="2E65BDFC"/>
    <w:rsid w:val="2E72FA29"/>
    <w:rsid w:val="2E7354B6"/>
    <w:rsid w:val="2E745113"/>
    <w:rsid w:val="2E7A7293"/>
    <w:rsid w:val="2E7DF7E0"/>
    <w:rsid w:val="2E811427"/>
    <w:rsid w:val="2E846237"/>
    <w:rsid w:val="2E8694C9"/>
    <w:rsid w:val="2E8B6124"/>
    <w:rsid w:val="2E9020B9"/>
    <w:rsid w:val="2E902813"/>
    <w:rsid w:val="2E98233F"/>
    <w:rsid w:val="2E98576E"/>
    <w:rsid w:val="2E9A408F"/>
    <w:rsid w:val="2E9B2D22"/>
    <w:rsid w:val="2E9BB1F6"/>
    <w:rsid w:val="2EABA5F8"/>
    <w:rsid w:val="2EAD65F6"/>
    <w:rsid w:val="2EAF0F24"/>
    <w:rsid w:val="2EAF2812"/>
    <w:rsid w:val="2EB7C867"/>
    <w:rsid w:val="2EC6837B"/>
    <w:rsid w:val="2EC82CD5"/>
    <w:rsid w:val="2ECAE216"/>
    <w:rsid w:val="2ECF6BF8"/>
    <w:rsid w:val="2ECFD585"/>
    <w:rsid w:val="2ED1039B"/>
    <w:rsid w:val="2EDB24BD"/>
    <w:rsid w:val="2EDE7154"/>
    <w:rsid w:val="2EE3C72E"/>
    <w:rsid w:val="2EE83E81"/>
    <w:rsid w:val="2EEDD46E"/>
    <w:rsid w:val="2EEEACB7"/>
    <w:rsid w:val="2EEEF7BE"/>
    <w:rsid w:val="2EF35004"/>
    <w:rsid w:val="2EFCF61F"/>
    <w:rsid w:val="2F00A252"/>
    <w:rsid w:val="2F05DCF5"/>
    <w:rsid w:val="2F095AE0"/>
    <w:rsid w:val="2F0E08D1"/>
    <w:rsid w:val="2F0F58DD"/>
    <w:rsid w:val="2F0FB199"/>
    <w:rsid w:val="2F1AF3F1"/>
    <w:rsid w:val="2F264880"/>
    <w:rsid w:val="2F28F4A2"/>
    <w:rsid w:val="2F319818"/>
    <w:rsid w:val="2F3448DF"/>
    <w:rsid w:val="2F3C92FF"/>
    <w:rsid w:val="2F588DF1"/>
    <w:rsid w:val="2F58BEAA"/>
    <w:rsid w:val="2F5A6135"/>
    <w:rsid w:val="2F5CAFA2"/>
    <w:rsid w:val="2F5D3DA2"/>
    <w:rsid w:val="2F5E3789"/>
    <w:rsid w:val="2F5FD8A8"/>
    <w:rsid w:val="2F6B1792"/>
    <w:rsid w:val="2F6B1823"/>
    <w:rsid w:val="2F6C3404"/>
    <w:rsid w:val="2F805391"/>
    <w:rsid w:val="2F809C22"/>
    <w:rsid w:val="2F896378"/>
    <w:rsid w:val="2F8CB7A4"/>
    <w:rsid w:val="2F8E1657"/>
    <w:rsid w:val="2F91FB01"/>
    <w:rsid w:val="2F9638C8"/>
    <w:rsid w:val="2F996192"/>
    <w:rsid w:val="2F999F02"/>
    <w:rsid w:val="2FA42EE7"/>
    <w:rsid w:val="2FAC3EE1"/>
    <w:rsid w:val="2FB4C1E6"/>
    <w:rsid w:val="2FB8F510"/>
    <w:rsid w:val="2FB9C9AE"/>
    <w:rsid w:val="2FC47BED"/>
    <w:rsid w:val="2FC60D91"/>
    <w:rsid w:val="2FC75CFE"/>
    <w:rsid w:val="2FCD49D9"/>
    <w:rsid w:val="2FCEC36E"/>
    <w:rsid w:val="2FD079CC"/>
    <w:rsid w:val="2FD1E91F"/>
    <w:rsid w:val="2FD9E2A3"/>
    <w:rsid w:val="2FDC7E03"/>
    <w:rsid w:val="2FE23A0D"/>
    <w:rsid w:val="2FE4DDA0"/>
    <w:rsid w:val="2FECD1EB"/>
    <w:rsid w:val="2FEF0414"/>
    <w:rsid w:val="2FEF19FD"/>
    <w:rsid w:val="2FF1A8E6"/>
    <w:rsid w:val="30110EF1"/>
    <w:rsid w:val="301C9032"/>
    <w:rsid w:val="301CC155"/>
    <w:rsid w:val="301E279E"/>
    <w:rsid w:val="301F5332"/>
    <w:rsid w:val="302D69CF"/>
    <w:rsid w:val="30379060"/>
    <w:rsid w:val="303F94B8"/>
    <w:rsid w:val="3040857D"/>
    <w:rsid w:val="304B9E72"/>
    <w:rsid w:val="305F9F03"/>
    <w:rsid w:val="30604275"/>
    <w:rsid w:val="306D6BC8"/>
    <w:rsid w:val="306EADE2"/>
    <w:rsid w:val="3073922B"/>
    <w:rsid w:val="308EBBEB"/>
    <w:rsid w:val="308F270B"/>
    <w:rsid w:val="309A3614"/>
    <w:rsid w:val="309B630F"/>
    <w:rsid w:val="309ED49F"/>
    <w:rsid w:val="309F1548"/>
    <w:rsid w:val="30AC85EA"/>
    <w:rsid w:val="30ADD7EA"/>
    <w:rsid w:val="30B46ED7"/>
    <w:rsid w:val="30BE8B3C"/>
    <w:rsid w:val="30BF614E"/>
    <w:rsid w:val="30C97309"/>
    <w:rsid w:val="30CEDB18"/>
    <w:rsid w:val="30D01940"/>
    <w:rsid w:val="30D59060"/>
    <w:rsid w:val="30DE7889"/>
    <w:rsid w:val="30E32424"/>
    <w:rsid w:val="30E34E9F"/>
    <w:rsid w:val="30E67042"/>
    <w:rsid w:val="30EABE43"/>
    <w:rsid w:val="30FFDA1A"/>
    <w:rsid w:val="31020E58"/>
    <w:rsid w:val="310B6E3B"/>
    <w:rsid w:val="31120642"/>
    <w:rsid w:val="3113D970"/>
    <w:rsid w:val="311EE117"/>
    <w:rsid w:val="312227B9"/>
    <w:rsid w:val="312BE752"/>
    <w:rsid w:val="312C8066"/>
    <w:rsid w:val="31394E75"/>
    <w:rsid w:val="313C2F2C"/>
    <w:rsid w:val="313CA57B"/>
    <w:rsid w:val="31412F7B"/>
    <w:rsid w:val="314AC7C9"/>
    <w:rsid w:val="314BE409"/>
    <w:rsid w:val="314C4889"/>
    <w:rsid w:val="314D11C7"/>
    <w:rsid w:val="314FA579"/>
    <w:rsid w:val="31533999"/>
    <w:rsid w:val="3153ABF9"/>
    <w:rsid w:val="315647AC"/>
    <w:rsid w:val="3159CFF7"/>
    <w:rsid w:val="31646E51"/>
    <w:rsid w:val="316808EB"/>
    <w:rsid w:val="3168467A"/>
    <w:rsid w:val="31752169"/>
    <w:rsid w:val="317F65CB"/>
    <w:rsid w:val="31832140"/>
    <w:rsid w:val="318458B6"/>
    <w:rsid w:val="3186ABB9"/>
    <w:rsid w:val="318B53BF"/>
    <w:rsid w:val="31900616"/>
    <w:rsid w:val="3191C898"/>
    <w:rsid w:val="31926804"/>
    <w:rsid w:val="319CF3EE"/>
    <w:rsid w:val="319DFA21"/>
    <w:rsid w:val="31A638B1"/>
    <w:rsid w:val="31BF9823"/>
    <w:rsid w:val="31C5A2F7"/>
    <w:rsid w:val="31C812D2"/>
    <w:rsid w:val="31C83F8A"/>
    <w:rsid w:val="31D92734"/>
    <w:rsid w:val="31D9EEFE"/>
    <w:rsid w:val="31DB14B1"/>
    <w:rsid w:val="31DDE0D9"/>
    <w:rsid w:val="31DE4384"/>
    <w:rsid w:val="31E49805"/>
    <w:rsid w:val="31ED62B9"/>
    <w:rsid w:val="31EF1033"/>
    <w:rsid w:val="31F09CDA"/>
    <w:rsid w:val="31F638FB"/>
    <w:rsid w:val="31F98A54"/>
    <w:rsid w:val="31FD8D1E"/>
    <w:rsid w:val="320CAD5F"/>
    <w:rsid w:val="3210D35B"/>
    <w:rsid w:val="3221B70E"/>
    <w:rsid w:val="3222A2FD"/>
    <w:rsid w:val="32279ADF"/>
    <w:rsid w:val="322A3817"/>
    <w:rsid w:val="323382A1"/>
    <w:rsid w:val="3234CCB8"/>
    <w:rsid w:val="323A907F"/>
    <w:rsid w:val="323B5381"/>
    <w:rsid w:val="323C42FC"/>
    <w:rsid w:val="323E9C25"/>
    <w:rsid w:val="323EB141"/>
    <w:rsid w:val="32418D8F"/>
    <w:rsid w:val="3241987B"/>
    <w:rsid w:val="3242CA58"/>
    <w:rsid w:val="3248A4A4"/>
    <w:rsid w:val="324BD99D"/>
    <w:rsid w:val="3251D990"/>
    <w:rsid w:val="32529588"/>
    <w:rsid w:val="3257F08B"/>
    <w:rsid w:val="32605538"/>
    <w:rsid w:val="32696248"/>
    <w:rsid w:val="3272B040"/>
    <w:rsid w:val="3279C6B3"/>
    <w:rsid w:val="3282B2A5"/>
    <w:rsid w:val="328B0F2F"/>
    <w:rsid w:val="328C14BC"/>
    <w:rsid w:val="32937A40"/>
    <w:rsid w:val="329E3FAF"/>
    <w:rsid w:val="32A28541"/>
    <w:rsid w:val="32A4E4D8"/>
    <w:rsid w:val="32AB8DE6"/>
    <w:rsid w:val="32AF0D4B"/>
    <w:rsid w:val="32AF1244"/>
    <w:rsid w:val="32B42355"/>
    <w:rsid w:val="32C12DA4"/>
    <w:rsid w:val="32C41DE8"/>
    <w:rsid w:val="32D30242"/>
    <w:rsid w:val="32D80FCD"/>
    <w:rsid w:val="32D912DF"/>
    <w:rsid w:val="32DA2BC8"/>
    <w:rsid w:val="32DD0666"/>
    <w:rsid w:val="32E2FF3E"/>
    <w:rsid w:val="32EC1F07"/>
    <w:rsid w:val="32EF0A3B"/>
    <w:rsid w:val="32F16A70"/>
    <w:rsid w:val="32F1D1A1"/>
    <w:rsid w:val="32F2180D"/>
    <w:rsid w:val="32F65952"/>
    <w:rsid w:val="32F7289B"/>
    <w:rsid w:val="330CDBBD"/>
    <w:rsid w:val="330F6143"/>
    <w:rsid w:val="33139106"/>
    <w:rsid w:val="331885B3"/>
    <w:rsid w:val="331A13ED"/>
    <w:rsid w:val="33215BB5"/>
    <w:rsid w:val="33227CA0"/>
    <w:rsid w:val="332916FA"/>
    <w:rsid w:val="332E27A6"/>
    <w:rsid w:val="332FBD94"/>
    <w:rsid w:val="333039D1"/>
    <w:rsid w:val="3332C48C"/>
    <w:rsid w:val="33423480"/>
    <w:rsid w:val="3345932D"/>
    <w:rsid w:val="33472ECF"/>
    <w:rsid w:val="334974BF"/>
    <w:rsid w:val="334BB91B"/>
    <w:rsid w:val="334D8675"/>
    <w:rsid w:val="3353EC87"/>
    <w:rsid w:val="3357AC97"/>
    <w:rsid w:val="3358CC2C"/>
    <w:rsid w:val="33640FEB"/>
    <w:rsid w:val="33647935"/>
    <w:rsid w:val="3370DD63"/>
    <w:rsid w:val="33714A5F"/>
    <w:rsid w:val="337A13E5"/>
    <w:rsid w:val="339127E9"/>
    <w:rsid w:val="33A8C164"/>
    <w:rsid w:val="33B2A03B"/>
    <w:rsid w:val="33BA87AB"/>
    <w:rsid w:val="33C3BA92"/>
    <w:rsid w:val="33C3FADF"/>
    <w:rsid w:val="33CF5302"/>
    <w:rsid w:val="33D0B481"/>
    <w:rsid w:val="33D4615B"/>
    <w:rsid w:val="33DCE52E"/>
    <w:rsid w:val="33DD443D"/>
    <w:rsid w:val="33F08899"/>
    <w:rsid w:val="33F1E758"/>
    <w:rsid w:val="33F8F984"/>
    <w:rsid w:val="340442D7"/>
    <w:rsid w:val="34044AE4"/>
    <w:rsid w:val="3407323D"/>
    <w:rsid w:val="3408944F"/>
    <w:rsid w:val="34096225"/>
    <w:rsid w:val="340AF971"/>
    <w:rsid w:val="340B0550"/>
    <w:rsid w:val="34110474"/>
    <w:rsid w:val="34209963"/>
    <w:rsid w:val="34232B01"/>
    <w:rsid w:val="34267CCA"/>
    <w:rsid w:val="3428F82F"/>
    <w:rsid w:val="34290DD8"/>
    <w:rsid w:val="342C3407"/>
    <w:rsid w:val="3436476D"/>
    <w:rsid w:val="3436C240"/>
    <w:rsid w:val="343956DD"/>
    <w:rsid w:val="3439EA96"/>
    <w:rsid w:val="343D7F57"/>
    <w:rsid w:val="343EE5CF"/>
    <w:rsid w:val="343FC1F4"/>
    <w:rsid w:val="3443F554"/>
    <w:rsid w:val="3445DE09"/>
    <w:rsid w:val="3449566F"/>
    <w:rsid w:val="344F760F"/>
    <w:rsid w:val="3450CED2"/>
    <w:rsid w:val="345135AD"/>
    <w:rsid w:val="3452F635"/>
    <w:rsid w:val="345CF55E"/>
    <w:rsid w:val="3479BFF5"/>
    <w:rsid w:val="347CF678"/>
    <w:rsid w:val="347EFC7D"/>
    <w:rsid w:val="34900FD7"/>
    <w:rsid w:val="3497BA22"/>
    <w:rsid w:val="349C8C6D"/>
    <w:rsid w:val="349E4CE3"/>
    <w:rsid w:val="34AAF2EF"/>
    <w:rsid w:val="34B2F1C5"/>
    <w:rsid w:val="34B68716"/>
    <w:rsid w:val="34B78DED"/>
    <w:rsid w:val="34BE0CB4"/>
    <w:rsid w:val="34BF75A3"/>
    <w:rsid w:val="34C27537"/>
    <w:rsid w:val="34C548EA"/>
    <w:rsid w:val="34C6C50B"/>
    <w:rsid w:val="34C7A6D8"/>
    <w:rsid w:val="34D56916"/>
    <w:rsid w:val="34D7A73A"/>
    <w:rsid w:val="34D93344"/>
    <w:rsid w:val="34DDD973"/>
    <w:rsid w:val="34E0BFB6"/>
    <w:rsid w:val="34E2C59B"/>
    <w:rsid w:val="34ED24AD"/>
    <w:rsid w:val="34F3038C"/>
    <w:rsid w:val="34F8423D"/>
    <w:rsid w:val="34FEDA41"/>
    <w:rsid w:val="35097520"/>
    <w:rsid w:val="350C6FE9"/>
    <w:rsid w:val="3511143A"/>
    <w:rsid w:val="351DC641"/>
    <w:rsid w:val="35280A63"/>
    <w:rsid w:val="352DE4DE"/>
    <w:rsid w:val="352E3FA2"/>
    <w:rsid w:val="35314EFD"/>
    <w:rsid w:val="3532E07F"/>
    <w:rsid w:val="3538B77A"/>
    <w:rsid w:val="353C6138"/>
    <w:rsid w:val="3540EB1F"/>
    <w:rsid w:val="35461AF1"/>
    <w:rsid w:val="354ED4E5"/>
    <w:rsid w:val="35537B63"/>
    <w:rsid w:val="35572ECC"/>
    <w:rsid w:val="3557A1ED"/>
    <w:rsid w:val="355CD601"/>
    <w:rsid w:val="355EE4ED"/>
    <w:rsid w:val="356665EC"/>
    <w:rsid w:val="356FA641"/>
    <w:rsid w:val="35737A3C"/>
    <w:rsid w:val="357635F9"/>
    <w:rsid w:val="357EC46A"/>
    <w:rsid w:val="358579B8"/>
    <w:rsid w:val="358F5FB6"/>
    <w:rsid w:val="358FDBA7"/>
    <w:rsid w:val="3592828D"/>
    <w:rsid w:val="35958A04"/>
    <w:rsid w:val="359BE0EE"/>
    <w:rsid w:val="359C479F"/>
    <w:rsid w:val="359EEE81"/>
    <w:rsid w:val="35A56A34"/>
    <w:rsid w:val="35ABBABE"/>
    <w:rsid w:val="35AD4A38"/>
    <w:rsid w:val="35C8524A"/>
    <w:rsid w:val="35D6C935"/>
    <w:rsid w:val="35D6D349"/>
    <w:rsid w:val="35DAB630"/>
    <w:rsid w:val="35E2F4C7"/>
    <w:rsid w:val="35E40576"/>
    <w:rsid w:val="35E544F9"/>
    <w:rsid w:val="35E576AB"/>
    <w:rsid w:val="35E95683"/>
    <w:rsid w:val="35EB6B93"/>
    <w:rsid w:val="35F2FC80"/>
    <w:rsid w:val="35F3D90B"/>
    <w:rsid w:val="35F88C1D"/>
    <w:rsid w:val="35F96928"/>
    <w:rsid w:val="35FCC145"/>
    <w:rsid w:val="35FE10DB"/>
    <w:rsid w:val="35FF6BA0"/>
    <w:rsid w:val="360DAABC"/>
    <w:rsid w:val="361E53C3"/>
    <w:rsid w:val="3632AB10"/>
    <w:rsid w:val="363317EB"/>
    <w:rsid w:val="36349FDE"/>
    <w:rsid w:val="363B2A6A"/>
    <w:rsid w:val="363CC86F"/>
    <w:rsid w:val="364353C2"/>
    <w:rsid w:val="364740C0"/>
    <w:rsid w:val="364BEBF7"/>
    <w:rsid w:val="3653855E"/>
    <w:rsid w:val="3656D57E"/>
    <w:rsid w:val="365842E7"/>
    <w:rsid w:val="36590E40"/>
    <w:rsid w:val="3659DD15"/>
    <w:rsid w:val="3659FA25"/>
    <w:rsid w:val="365AF601"/>
    <w:rsid w:val="36637739"/>
    <w:rsid w:val="366614EA"/>
    <w:rsid w:val="3667DA93"/>
    <w:rsid w:val="368102F0"/>
    <w:rsid w:val="36824DE4"/>
    <w:rsid w:val="3684B603"/>
    <w:rsid w:val="3686477C"/>
    <w:rsid w:val="3686EA1E"/>
    <w:rsid w:val="368B8D49"/>
    <w:rsid w:val="368D8458"/>
    <w:rsid w:val="368F76FA"/>
    <w:rsid w:val="36931ACB"/>
    <w:rsid w:val="369BB0AD"/>
    <w:rsid w:val="369C19F7"/>
    <w:rsid w:val="369DA352"/>
    <w:rsid w:val="369DDB98"/>
    <w:rsid w:val="369F21A9"/>
    <w:rsid w:val="36A0EB6E"/>
    <w:rsid w:val="36ACD08F"/>
    <w:rsid w:val="36AF179D"/>
    <w:rsid w:val="36BD3C84"/>
    <w:rsid w:val="36BFB31E"/>
    <w:rsid w:val="36C27C63"/>
    <w:rsid w:val="36C60B2A"/>
    <w:rsid w:val="36CCEE22"/>
    <w:rsid w:val="36E1EB52"/>
    <w:rsid w:val="36F01598"/>
    <w:rsid w:val="36F0CA6D"/>
    <w:rsid w:val="3702D4AA"/>
    <w:rsid w:val="37068030"/>
    <w:rsid w:val="370B23C6"/>
    <w:rsid w:val="370C7713"/>
    <w:rsid w:val="370FEA75"/>
    <w:rsid w:val="37186D8F"/>
    <w:rsid w:val="371E7992"/>
    <w:rsid w:val="3728E6D0"/>
    <w:rsid w:val="37292261"/>
    <w:rsid w:val="372977BC"/>
    <w:rsid w:val="372A9686"/>
    <w:rsid w:val="372AA5B1"/>
    <w:rsid w:val="372B6926"/>
    <w:rsid w:val="372CC9EC"/>
    <w:rsid w:val="37305B8C"/>
    <w:rsid w:val="37327218"/>
    <w:rsid w:val="37359589"/>
    <w:rsid w:val="3735EE6C"/>
    <w:rsid w:val="3736EB40"/>
    <w:rsid w:val="3738FBF2"/>
    <w:rsid w:val="37438A11"/>
    <w:rsid w:val="374AAABC"/>
    <w:rsid w:val="374EC564"/>
    <w:rsid w:val="3751C230"/>
    <w:rsid w:val="37537C09"/>
    <w:rsid w:val="3757ABA2"/>
    <w:rsid w:val="375EC6B3"/>
    <w:rsid w:val="375EECD2"/>
    <w:rsid w:val="375F5DE8"/>
    <w:rsid w:val="376422AB"/>
    <w:rsid w:val="37646EBB"/>
    <w:rsid w:val="376C275C"/>
    <w:rsid w:val="376FA3E7"/>
    <w:rsid w:val="3771E5A7"/>
    <w:rsid w:val="37729996"/>
    <w:rsid w:val="3773971A"/>
    <w:rsid w:val="3774BE01"/>
    <w:rsid w:val="3774CC46"/>
    <w:rsid w:val="3776B3B0"/>
    <w:rsid w:val="3778E705"/>
    <w:rsid w:val="378786FF"/>
    <w:rsid w:val="3793255B"/>
    <w:rsid w:val="37A25B04"/>
    <w:rsid w:val="37A6FBB9"/>
    <w:rsid w:val="37A97B1D"/>
    <w:rsid w:val="37AE8A10"/>
    <w:rsid w:val="37B07789"/>
    <w:rsid w:val="37B70795"/>
    <w:rsid w:val="37BEBCF8"/>
    <w:rsid w:val="37BF6B81"/>
    <w:rsid w:val="37C46AE9"/>
    <w:rsid w:val="37C4DB93"/>
    <w:rsid w:val="37C9DFD7"/>
    <w:rsid w:val="37CB4EFE"/>
    <w:rsid w:val="37D05C07"/>
    <w:rsid w:val="37D08776"/>
    <w:rsid w:val="37D856DD"/>
    <w:rsid w:val="37DCF837"/>
    <w:rsid w:val="37DE349C"/>
    <w:rsid w:val="37DFE770"/>
    <w:rsid w:val="37E2B5BB"/>
    <w:rsid w:val="37E3BC92"/>
    <w:rsid w:val="37ED0A3B"/>
    <w:rsid w:val="380A21B0"/>
    <w:rsid w:val="3812B0D7"/>
    <w:rsid w:val="3819573D"/>
    <w:rsid w:val="381FF95A"/>
    <w:rsid w:val="3822FB54"/>
    <w:rsid w:val="3823B2DC"/>
    <w:rsid w:val="38245F68"/>
    <w:rsid w:val="38252190"/>
    <w:rsid w:val="38306E5B"/>
    <w:rsid w:val="38367BD5"/>
    <w:rsid w:val="3837810E"/>
    <w:rsid w:val="3837DA4D"/>
    <w:rsid w:val="383BBCE7"/>
    <w:rsid w:val="383CEFEB"/>
    <w:rsid w:val="383D0DA7"/>
    <w:rsid w:val="38459553"/>
    <w:rsid w:val="384FC517"/>
    <w:rsid w:val="385155E3"/>
    <w:rsid w:val="38532634"/>
    <w:rsid w:val="38551059"/>
    <w:rsid w:val="385A7554"/>
    <w:rsid w:val="385B3ECC"/>
    <w:rsid w:val="385EFD48"/>
    <w:rsid w:val="3861CDB3"/>
    <w:rsid w:val="386D4A20"/>
    <w:rsid w:val="387469A2"/>
    <w:rsid w:val="38772E32"/>
    <w:rsid w:val="387DBBB3"/>
    <w:rsid w:val="3881F03E"/>
    <w:rsid w:val="38846E2D"/>
    <w:rsid w:val="3884E983"/>
    <w:rsid w:val="388AE5DF"/>
    <w:rsid w:val="388BA87E"/>
    <w:rsid w:val="388E4E09"/>
    <w:rsid w:val="389C1FE9"/>
    <w:rsid w:val="389C7576"/>
    <w:rsid w:val="389D7419"/>
    <w:rsid w:val="389E06AE"/>
    <w:rsid w:val="389E1F17"/>
    <w:rsid w:val="389F1AE1"/>
    <w:rsid w:val="38A3BB47"/>
    <w:rsid w:val="38A50DAE"/>
    <w:rsid w:val="38A62EA7"/>
    <w:rsid w:val="38A662AE"/>
    <w:rsid w:val="38A6C6C2"/>
    <w:rsid w:val="38A8780E"/>
    <w:rsid w:val="38AD3F9C"/>
    <w:rsid w:val="38ADDDA9"/>
    <w:rsid w:val="38B39B77"/>
    <w:rsid w:val="38BB3686"/>
    <w:rsid w:val="38BB7721"/>
    <w:rsid w:val="38BDC305"/>
    <w:rsid w:val="38C22A44"/>
    <w:rsid w:val="38C32854"/>
    <w:rsid w:val="38C85450"/>
    <w:rsid w:val="38CAD954"/>
    <w:rsid w:val="38D0C18F"/>
    <w:rsid w:val="38D15DE3"/>
    <w:rsid w:val="38D23549"/>
    <w:rsid w:val="38D82E97"/>
    <w:rsid w:val="38D8AC6E"/>
    <w:rsid w:val="38DD489D"/>
    <w:rsid w:val="38E47597"/>
    <w:rsid w:val="38E4EAFA"/>
    <w:rsid w:val="38F2C8E7"/>
    <w:rsid w:val="38F79213"/>
    <w:rsid w:val="38F7F784"/>
    <w:rsid w:val="38FA91F9"/>
    <w:rsid w:val="38FF0487"/>
    <w:rsid w:val="39115203"/>
    <w:rsid w:val="3919758D"/>
    <w:rsid w:val="391ABF08"/>
    <w:rsid w:val="391D05AD"/>
    <w:rsid w:val="391EC402"/>
    <w:rsid w:val="39257B4E"/>
    <w:rsid w:val="39285DD1"/>
    <w:rsid w:val="3929F719"/>
    <w:rsid w:val="392E985D"/>
    <w:rsid w:val="39337EDA"/>
    <w:rsid w:val="393482A5"/>
    <w:rsid w:val="393ECB65"/>
    <w:rsid w:val="39410332"/>
    <w:rsid w:val="39454B7E"/>
    <w:rsid w:val="394571A1"/>
    <w:rsid w:val="39465C1D"/>
    <w:rsid w:val="394DDC1A"/>
    <w:rsid w:val="39526DA0"/>
    <w:rsid w:val="39566FD7"/>
    <w:rsid w:val="395A15F1"/>
    <w:rsid w:val="3967833C"/>
    <w:rsid w:val="3968B211"/>
    <w:rsid w:val="396B2B45"/>
    <w:rsid w:val="396CADC9"/>
    <w:rsid w:val="396FDF09"/>
    <w:rsid w:val="397EA2C7"/>
    <w:rsid w:val="398316C1"/>
    <w:rsid w:val="39839BC1"/>
    <w:rsid w:val="3986038B"/>
    <w:rsid w:val="39877872"/>
    <w:rsid w:val="398AC77D"/>
    <w:rsid w:val="398D56DD"/>
    <w:rsid w:val="398E6D41"/>
    <w:rsid w:val="3996ECE1"/>
    <w:rsid w:val="39991707"/>
    <w:rsid w:val="399A98C2"/>
    <w:rsid w:val="39B103FC"/>
    <w:rsid w:val="39BB23B8"/>
    <w:rsid w:val="39BC17D3"/>
    <w:rsid w:val="39C1A50C"/>
    <w:rsid w:val="39CCA3E0"/>
    <w:rsid w:val="39D0DCE4"/>
    <w:rsid w:val="39D37ED1"/>
    <w:rsid w:val="39D7DEE1"/>
    <w:rsid w:val="39DF4C41"/>
    <w:rsid w:val="39E420AF"/>
    <w:rsid w:val="39E762A0"/>
    <w:rsid w:val="39E8580E"/>
    <w:rsid w:val="39E9C222"/>
    <w:rsid w:val="39F171A8"/>
    <w:rsid w:val="39FEEE2B"/>
    <w:rsid w:val="3A032DB1"/>
    <w:rsid w:val="3A068149"/>
    <w:rsid w:val="3A079386"/>
    <w:rsid w:val="3A085847"/>
    <w:rsid w:val="3A0B731A"/>
    <w:rsid w:val="3A166429"/>
    <w:rsid w:val="3A18A20F"/>
    <w:rsid w:val="3A198C14"/>
    <w:rsid w:val="3A203E8E"/>
    <w:rsid w:val="3A21F979"/>
    <w:rsid w:val="3A2A9992"/>
    <w:rsid w:val="3A2ECD04"/>
    <w:rsid w:val="3A338D05"/>
    <w:rsid w:val="3A342B06"/>
    <w:rsid w:val="3A3E9486"/>
    <w:rsid w:val="3A3FFD2F"/>
    <w:rsid w:val="3A5428AD"/>
    <w:rsid w:val="3A55B62E"/>
    <w:rsid w:val="3A575AF1"/>
    <w:rsid w:val="3A57BEE9"/>
    <w:rsid w:val="3A6BC4AF"/>
    <w:rsid w:val="3A6CD7D6"/>
    <w:rsid w:val="3A6FB8C2"/>
    <w:rsid w:val="3A72B978"/>
    <w:rsid w:val="3A782C30"/>
    <w:rsid w:val="3A8045F8"/>
    <w:rsid w:val="3A80C64B"/>
    <w:rsid w:val="3A8418EB"/>
    <w:rsid w:val="3A90B728"/>
    <w:rsid w:val="3A958DB1"/>
    <w:rsid w:val="3A9648D0"/>
    <w:rsid w:val="3A99F22F"/>
    <w:rsid w:val="3A9A5E17"/>
    <w:rsid w:val="3A9A8019"/>
    <w:rsid w:val="3A9B4F55"/>
    <w:rsid w:val="3AA83486"/>
    <w:rsid w:val="3AA967BB"/>
    <w:rsid w:val="3AAC9B00"/>
    <w:rsid w:val="3AAF4E2B"/>
    <w:rsid w:val="3AB0C3AE"/>
    <w:rsid w:val="3AB3DBC7"/>
    <w:rsid w:val="3AB858CB"/>
    <w:rsid w:val="3AB87772"/>
    <w:rsid w:val="3AB9139B"/>
    <w:rsid w:val="3ABC0F6E"/>
    <w:rsid w:val="3ABC1A12"/>
    <w:rsid w:val="3AC3CF85"/>
    <w:rsid w:val="3AC57DF5"/>
    <w:rsid w:val="3ACBBC10"/>
    <w:rsid w:val="3ADE04CB"/>
    <w:rsid w:val="3AE11BDF"/>
    <w:rsid w:val="3AE1BDEF"/>
    <w:rsid w:val="3AE35F18"/>
    <w:rsid w:val="3AE3EA9D"/>
    <w:rsid w:val="3AEA7E75"/>
    <w:rsid w:val="3AEAFBAB"/>
    <w:rsid w:val="3AEB183B"/>
    <w:rsid w:val="3AEE3E01"/>
    <w:rsid w:val="3AFFAE72"/>
    <w:rsid w:val="3B0341E0"/>
    <w:rsid w:val="3B0ACFBD"/>
    <w:rsid w:val="3B147690"/>
    <w:rsid w:val="3B1564F4"/>
    <w:rsid w:val="3B19B6E6"/>
    <w:rsid w:val="3B1D91FE"/>
    <w:rsid w:val="3B1DC0FF"/>
    <w:rsid w:val="3B218BB7"/>
    <w:rsid w:val="3B2A67A0"/>
    <w:rsid w:val="3B2F886D"/>
    <w:rsid w:val="3B31C1D7"/>
    <w:rsid w:val="3B32B19B"/>
    <w:rsid w:val="3B441D58"/>
    <w:rsid w:val="3B48FC25"/>
    <w:rsid w:val="3B560386"/>
    <w:rsid w:val="3B5F9659"/>
    <w:rsid w:val="3B629F1D"/>
    <w:rsid w:val="3B656B70"/>
    <w:rsid w:val="3B6570A5"/>
    <w:rsid w:val="3B6A13E1"/>
    <w:rsid w:val="3B722770"/>
    <w:rsid w:val="3B741262"/>
    <w:rsid w:val="3B7A2919"/>
    <w:rsid w:val="3B80BCCE"/>
    <w:rsid w:val="3B8361E3"/>
    <w:rsid w:val="3B8815C4"/>
    <w:rsid w:val="3B8EEA1A"/>
    <w:rsid w:val="3B959658"/>
    <w:rsid w:val="3B9C3418"/>
    <w:rsid w:val="3BA07EB6"/>
    <w:rsid w:val="3BA67CEA"/>
    <w:rsid w:val="3BA6DD5E"/>
    <w:rsid w:val="3BA86E87"/>
    <w:rsid w:val="3BB152A4"/>
    <w:rsid w:val="3BB55C75"/>
    <w:rsid w:val="3BBA9D00"/>
    <w:rsid w:val="3BBB76CC"/>
    <w:rsid w:val="3BBBE4E3"/>
    <w:rsid w:val="3BBBEEC8"/>
    <w:rsid w:val="3BBDC9DA"/>
    <w:rsid w:val="3BBFCCC2"/>
    <w:rsid w:val="3BC1CD7A"/>
    <w:rsid w:val="3BC5F8EF"/>
    <w:rsid w:val="3BC78D03"/>
    <w:rsid w:val="3BC7A93B"/>
    <w:rsid w:val="3BC7F2E1"/>
    <w:rsid w:val="3BCA04E6"/>
    <w:rsid w:val="3BD5EF71"/>
    <w:rsid w:val="3BD7BCBE"/>
    <w:rsid w:val="3BDCDE61"/>
    <w:rsid w:val="3BDEB4BD"/>
    <w:rsid w:val="3BE2F6DA"/>
    <w:rsid w:val="3BEE05EE"/>
    <w:rsid w:val="3BF1C517"/>
    <w:rsid w:val="3BF1E8A0"/>
    <w:rsid w:val="3BF7BFF3"/>
    <w:rsid w:val="3BF8D231"/>
    <w:rsid w:val="3BFD0192"/>
    <w:rsid w:val="3C025DCB"/>
    <w:rsid w:val="3C079510"/>
    <w:rsid w:val="3C09770C"/>
    <w:rsid w:val="3C097742"/>
    <w:rsid w:val="3C187B87"/>
    <w:rsid w:val="3C313F1C"/>
    <w:rsid w:val="3C315013"/>
    <w:rsid w:val="3C315E12"/>
    <w:rsid w:val="3C318EAF"/>
    <w:rsid w:val="3C361934"/>
    <w:rsid w:val="3C3E615F"/>
    <w:rsid w:val="3C420623"/>
    <w:rsid w:val="3C43FEE4"/>
    <w:rsid w:val="3C441B19"/>
    <w:rsid w:val="3C49B6B7"/>
    <w:rsid w:val="3C4B77F5"/>
    <w:rsid w:val="3C5418C8"/>
    <w:rsid w:val="3C57EA73"/>
    <w:rsid w:val="3C5B8A90"/>
    <w:rsid w:val="3C5FBC28"/>
    <w:rsid w:val="3C61A6E9"/>
    <w:rsid w:val="3C6216AC"/>
    <w:rsid w:val="3C631547"/>
    <w:rsid w:val="3C697600"/>
    <w:rsid w:val="3C6AC04F"/>
    <w:rsid w:val="3C6B5956"/>
    <w:rsid w:val="3C724D70"/>
    <w:rsid w:val="3C751741"/>
    <w:rsid w:val="3C78FB62"/>
    <w:rsid w:val="3C860456"/>
    <w:rsid w:val="3C89A3AA"/>
    <w:rsid w:val="3C8BCDF0"/>
    <w:rsid w:val="3C9C8F4B"/>
    <w:rsid w:val="3C9E160A"/>
    <w:rsid w:val="3CA11F5D"/>
    <w:rsid w:val="3CAF159E"/>
    <w:rsid w:val="3CB03689"/>
    <w:rsid w:val="3CB58747"/>
    <w:rsid w:val="3CBD7A3A"/>
    <w:rsid w:val="3CCBB986"/>
    <w:rsid w:val="3CD7011F"/>
    <w:rsid w:val="3CDD7F5B"/>
    <w:rsid w:val="3CE1D89E"/>
    <w:rsid w:val="3CE4B0A0"/>
    <w:rsid w:val="3CE6CF84"/>
    <w:rsid w:val="3CE7023B"/>
    <w:rsid w:val="3CEB8C34"/>
    <w:rsid w:val="3CEBD315"/>
    <w:rsid w:val="3CEF989D"/>
    <w:rsid w:val="3CF24EB7"/>
    <w:rsid w:val="3CF9B12F"/>
    <w:rsid w:val="3D013BD1"/>
    <w:rsid w:val="3D08D86A"/>
    <w:rsid w:val="3D0C2E57"/>
    <w:rsid w:val="3D117CB5"/>
    <w:rsid w:val="3D11CD08"/>
    <w:rsid w:val="3D122062"/>
    <w:rsid w:val="3D1366F3"/>
    <w:rsid w:val="3D155ABD"/>
    <w:rsid w:val="3D1653CC"/>
    <w:rsid w:val="3D194F82"/>
    <w:rsid w:val="3D1D4ABF"/>
    <w:rsid w:val="3D1D6C4C"/>
    <w:rsid w:val="3D370041"/>
    <w:rsid w:val="3D373D20"/>
    <w:rsid w:val="3D3A3A7C"/>
    <w:rsid w:val="3D454B7D"/>
    <w:rsid w:val="3D4B3CB9"/>
    <w:rsid w:val="3D5027CC"/>
    <w:rsid w:val="3D5954BE"/>
    <w:rsid w:val="3D5B5BA7"/>
    <w:rsid w:val="3D5B75F9"/>
    <w:rsid w:val="3D640B3F"/>
    <w:rsid w:val="3D6A7BB7"/>
    <w:rsid w:val="3D70E53C"/>
    <w:rsid w:val="3D786014"/>
    <w:rsid w:val="3D7AA5F7"/>
    <w:rsid w:val="3D7CF156"/>
    <w:rsid w:val="3D868BA8"/>
    <w:rsid w:val="3D87738C"/>
    <w:rsid w:val="3DA3347F"/>
    <w:rsid w:val="3DB0C3EF"/>
    <w:rsid w:val="3DB1667E"/>
    <w:rsid w:val="3DB28D3F"/>
    <w:rsid w:val="3DB715C0"/>
    <w:rsid w:val="3DC030F2"/>
    <w:rsid w:val="3DC65DB4"/>
    <w:rsid w:val="3DC6DA80"/>
    <w:rsid w:val="3DC7D978"/>
    <w:rsid w:val="3DCA2D4A"/>
    <w:rsid w:val="3DCEC610"/>
    <w:rsid w:val="3DD3E5C9"/>
    <w:rsid w:val="3DD40F3B"/>
    <w:rsid w:val="3DD4928B"/>
    <w:rsid w:val="3DD7030B"/>
    <w:rsid w:val="3DD7B363"/>
    <w:rsid w:val="3DDE5646"/>
    <w:rsid w:val="3DE639A4"/>
    <w:rsid w:val="3DEA4C01"/>
    <w:rsid w:val="3DEACED7"/>
    <w:rsid w:val="3DF71715"/>
    <w:rsid w:val="3DFB7047"/>
    <w:rsid w:val="3DFD39B5"/>
    <w:rsid w:val="3E04F34D"/>
    <w:rsid w:val="3E066FCF"/>
    <w:rsid w:val="3E179B2B"/>
    <w:rsid w:val="3E1B3049"/>
    <w:rsid w:val="3E1F05D4"/>
    <w:rsid w:val="3E1FA259"/>
    <w:rsid w:val="3E233F81"/>
    <w:rsid w:val="3E25740B"/>
    <w:rsid w:val="3E27E25B"/>
    <w:rsid w:val="3E2B5DAD"/>
    <w:rsid w:val="3E2BD5AE"/>
    <w:rsid w:val="3E314DDD"/>
    <w:rsid w:val="3E322D24"/>
    <w:rsid w:val="3E341D17"/>
    <w:rsid w:val="3E35637E"/>
    <w:rsid w:val="3E3CFAD4"/>
    <w:rsid w:val="3E41E2E5"/>
    <w:rsid w:val="3E479D42"/>
    <w:rsid w:val="3E5157A8"/>
    <w:rsid w:val="3E5F76B1"/>
    <w:rsid w:val="3E61DE64"/>
    <w:rsid w:val="3E6529F0"/>
    <w:rsid w:val="3E65C445"/>
    <w:rsid w:val="3E66FD33"/>
    <w:rsid w:val="3E6B4252"/>
    <w:rsid w:val="3E6C2996"/>
    <w:rsid w:val="3E6CE7E6"/>
    <w:rsid w:val="3E77EB06"/>
    <w:rsid w:val="3E786C89"/>
    <w:rsid w:val="3E787EA3"/>
    <w:rsid w:val="3E796334"/>
    <w:rsid w:val="3E7E842B"/>
    <w:rsid w:val="3E8597F1"/>
    <w:rsid w:val="3E868017"/>
    <w:rsid w:val="3E915849"/>
    <w:rsid w:val="3E949A94"/>
    <w:rsid w:val="3EA21FED"/>
    <w:rsid w:val="3EA277A5"/>
    <w:rsid w:val="3EA316AD"/>
    <w:rsid w:val="3EA6E633"/>
    <w:rsid w:val="3EAA8224"/>
    <w:rsid w:val="3EAE58D4"/>
    <w:rsid w:val="3EB37E9E"/>
    <w:rsid w:val="3ECA134B"/>
    <w:rsid w:val="3ED60ADD"/>
    <w:rsid w:val="3ED78E09"/>
    <w:rsid w:val="3EDBB353"/>
    <w:rsid w:val="3EE4BE56"/>
    <w:rsid w:val="3EE8F366"/>
    <w:rsid w:val="3EED28A5"/>
    <w:rsid w:val="3EF23EE2"/>
    <w:rsid w:val="3F03991B"/>
    <w:rsid w:val="3F05B69D"/>
    <w:rsid w:val="3F0B48BA"/>
    <w:rsid w:val="3F0D9033"/>
    <w:rsid w:val="3F2343ED"/>
    <w:rsid w:val="3F24584F"/>
    <w:rsid w:val="3F270B6C"/>
    <w:rsid w:val="3F27530C"/>
    <w:rsid w:val="3F289F53"/>
    <w:rsid w:val="3F340B84"/>
    <w:rsid w:val="3F37DBD1"/>
    <w:rsid w:val="3F3EDBAA"/>
    <w:rsid w:val="3F413A9C"/>
    <w:rsid w:val="3F43BB05"/>
    <w:rsid w:val="3F479CBE"/>
    <w:rsid w:val="3F4CA094"/>
    <w:rsid w:val="3F4F120B"/>
    <w:rsid w:val="3F582098"/>
    <w:rsid w:val="3F5CD415"/>
    <w:rsid w:val="3F5F8196"/>
    <w:rsid w:val="3F65F4FD"/>
    <w:rsid w:val="3F6D19C4"/>
    <w:rsid w:val="3F77DFD1"/>
    <w:rsid w:val="3F7B51E7"/>
    <w:rsid w:val="3F815779"/>
    <w:rsid w:val="3F833F2D"/>
    <w:rsid w:val="3F83D5B2"/>
    <w:rsid w:val="3F8687C2"/>
    <w:rsid w:val="3F8DEC2E"/>
    <w:rsid w:val="3F906461"/>
    <w:rsid w:val="3F952EC1"/>
    <w:rsid w:val="3F9AB609"/>
    <w:rsid w:val="3FB3DEAA"/>
    <w:rsid w:val="3FB8F7A6"/>
    <w:rsid w:val="3FC16819"/>
    <w:rsid w:val="3FC8E453"/>
    <w:rsid w:val="3FCA4737"/>
    <w:rsid w:val="3FD55CD9"/>
    <w:rsid w:val="3FE13EB6"/>
    <w:rsid w:val="3FE14DCE"/>
    <w:rsid w:val="3FE57857"/>
    <w:rsid w:val="3FEB6A24"/>
    <w:rsid w:val="3FED64F1"/>
    <w:rsid w:val="3FF14B9F"/>
    <w:rsid w:val="3FF392C8"/>
    <w:rsid w:val="3FF4425F"/>
    <w:rsid w:val="40012E96"/>
    <w:rsid w:val="400194A6"/>
    <w:rsid w:val="400A9A8A"/>
    <w:rsid w:val="401309B3"/>
    <w:rsid w:val="40154A65"/>
    <w:rsid w:val="40194732"/>
    <w:rsid w:val="401D23CC"/>
    <w:rsid w:val="401E6310"/>
    <w:rsid w:val="4028232D"/>
    <w:rsid w:val="402FAE27"/>
    <w:rsid w:val="403B78D5"/>
    <w:rsid w:val="404A026A"/>
    <w:rsid w:val="4054D750"/>
    <w:rsid w:val="405B2A54"/>
    <w:rsid w:val="405B7EA4"/>
    <w:rsid w:val="405CF7A3"/>
    <w:rsid w:val="4060DDD8"/>
    <w:rsid w:val="4068114B"/>
    <w:rsid w:val="4071DB3E"/>
    <w:rsid w:val="407A5800"/>
    <w:rsid w:val="407D112D"/>
    <w:rsid w:val="407E7C6C"/>
    <w:rsid w:val="407F124F"/>
    <w:rsid w:val="4086F0EE"/>
    <w:rsid w:val="40903837"/>
    <w:rsid w:val="4099665F"/>
    <w:rsid w:val="409DE526"/>
    <w:rsid w:val="40A2AF7E"/>
    <w:rsid w:val="40A885FE"/>
    <w:rsid w:val="40C7C8D7"/>
    <w:rsid w:val="40C873C3"/>
    <w:rsid w:val="40CD50A7"/>
    <w:rsid w:val="40D026C7"/>
    <w:rsid w:val="40D250AB"/>
    <w:rsid w:val="40D65F1F"/>
    <w:rsid w:val="40D831B4"/>
    <w:rsid w:val="40E2F106"/>
    <w:rsid w:val="40E61BE8"/>
    <w:rsid w:val="40E8031B"/>
    <w:rsid w:val="40F3856B"/>
    <w:rsid w:val="40F56F86"/>
    <w:rsid w:val="40F57B70"/>
    <w:rsid w:val="40F8B2CB"/>
    <w:rsid w:val="41090316"/>
    <w:rsid w:val="410C454A"/>
    <w:rsid w:val="410D628E"/>
    <w:rsid w:val="410EE64B"/>
    <w:rsid w:val="41167AA6"/>
    <w:rsid w:val="4118DC39"/>
    <w:rsid w:val="411D27DA"/>
    <w:rsid w:val="411DDA66"/>
    <w:rsid w:val="411FD651"/>
    <w:rsid w:val="41204D33"/>
    <w:rsid w:val="41225F9E"/>
    <w:rsid w:val="4122CB8D"/>
    <w:rsid w:val="4123C6BD"/>
    <w:rsid w:val="412C7676"/>
    <w:rsid w:val="4130C0B1"/>
    <w:rsid w:val="4130D34F"/>
    <w:rsid w:val="41356912"/>
    <w:rsid w:val="41395DE6"/>
    <w:rsid w:val="4139DE5C"/>
    <w:rsid w:val="41505D63"/>
    <w:rsid w:val="41568BBA"/>
    <w:rsid w:val="41620316"/>
    <w:rsid w:val="4165C56C"/>
    <w:rsid w:val="416BBDD9"/>
    <w:rsid w:val="416DC56B"/>
    <w:rsid w:val="416EA397"/>
    <w:rsid w:val="417091B9"/>
    <w:rsid w:val="4173EB3C"/>
    <w:rsid w:val="41772610"/>
    <w:rsid w:val="417779B8"/>
    <w:rsid w:val="41798EA5"/>
    <w:rsid w:val="417E5CF9"/>
    <w:rsid w:val="41814638"/>
    <w:rsid w:val="4188E5EB"/>
    <w:rsid w:val="4189BAB7"/>
    <w:rsid w:val="41915895"/>
    <w:rsid w:val="419224B5"/>
    <w:rsid w:val="4196E059"/>
    <w:rsid w:val="419BE79E"/>
    <w:rsid w:val="419D6507"/>
    <w:rsid w:val="419EA7F7"/>
    <w:rsid w:val="41A015E2"/>
    <w:rsid w:val="41A0DDFC"/>
    <w:rsid w:val="41A2E314"/>
    <w:rsid w:val="41A2F8D6"/>
    <w:rsid w:val="41A3F58E"/>
    <w:rsid w:val="41AD33CE"/>
    <w:rsid w:val="41AFA471"/>
    <w:rsid w:val="41B01F65"/>
    <w:rsid w:val="41B5C05D"/>
    <w:rsid w:val="41B8EBEA"/>
    <w:rsid w:val="41C311AC"/>
    <w:rsid w:val="41C3B597"/>
    <w:rsid w:val="41C5D3FA"/>
    <w:rsid w:val="41C872E1"/>
    <w:rsid w:val="41D2AA43"/>
    <w:rsid w:val="41D563B5"/>
    <w:rsid w:val="41D60123"/>
    <w:rsid w:val="41D84322"/>
    <w:rsid w:val="41DF6483"/>
    <w:rsid w:val="41DF77CC"/>
    <w:rsid w:val="41EE2147"/>
    <w:rsid w:val="42045756"/>
    <w:rsid w:val="420497E8"/>
    <w:rsid w:val="4204C91D"/>
    <w:rsid w:val="4206CAB5"/>
    <w:rsid w:val="420F5514"/>
    <w:rsid w:val="4211932E"/>
    <w:rsid w:val="4216576D"/>
    <w:rsid w:val="42188152"/>
    <w:rsid w:val="42195F2A"/>
    <w:rsid w:val="42209428"/>
    <w:rsid w:val="42233877"/>
    <w:rsid w:val="4228CFD7"/>
    <w:rsid w:val="4229127C"/>
    <w:rsid w:val="422D5836"/>
    <w:rsid w:val="422F1A96"/>
    <w:rsid w:val="42318E21"/>
    <w:rsid w:val="42330FE1"/>
    <w:rsid w:val="42347C02"/>
    <w:rsid w:val="42408446"/>
    <w:rsid w:val="4245557B"/>
    <w:rsid w:val="4247060C"/>
    <w:rsid w:val="424935CA"/>
    <w:rsid w:val="424D31C3"/>
    <w:rsid w:val="425087CF"/>
    <w:rsid w:val="4250CCA2"/>
    <w:rsid w:val="4251B835"/>
    <w:rsid w:val="425EDADA"/>
    <w:rsid w:val="425F232D"/>
    <w:rsid w:val="42686949"/>
    <w:rsid w:val="426E1BCD"/>
    <w:rsid w:val="427300F7"/>
    <w:rsid w:val="427478CD"/>
    <w:rsid w:val="427553B9"/>
    <w:rsid w:val="4289602D"/>
    <w:rsid w:val="428CD814"/>
    <w:rsid w:val="42A6DA22"/>
    <w:rsid w:val="42AABD81"/>
    <w:rsid w:val="42B34B66"/>
    <w:rsid w:val="42B3C046"/>
    <w:rsid w:val="42B51FB1"/>
    <w:rsid w:val="42B88735"/>
    <w:rsid w:val="42C1904B"/>
    <w:rsid w:val="42C954D9"/>
    <w:rsid w:val="42D30CB0"/>
    <w:rsid w:val="42DDD403"/>
    <w:rsid w:val="42E20E54"/>
    <w:rsid w:val="42E795EF"/>
    <w:rsid w:val="42F10D37"/>
    <w:rsid w:val="42F90D26"/>
    <w:rsid w:val="42FA3BEC"/>
    <w:rsid w:val="430BA77F"/>
    <w:rsid w:val="430E28B8"/>
    <w:rsid w:val="4310295D"/>
    <w:rsid w:val="4311F8B7"/>
    <w:rsid w:val="431289CA"/>
    <w:rsid w:val="431926D2"/>
    <w:rsid w:val="431C3A25"/>
    <w:rsid w:val="43286570"/>
    <w:rsid w:val="4333C200"/>
    <w:rsid w:val="43354F87"/>
    <w:rsid w:val="433D2ADD"/>
    <w:rsid w:val="43456521"/>
    <w:rsid w:val="434BEFC6"/>
    <w:rsid w:val="434E0BE1"/>
    <w:rsid w:val="43541C28"/>
    <w:rsid w:val="43542CE7"/>
    <w:rsid w:val="43595BC9"/>
    <w:rsid w:val="4359F13A"/>
    <w:rsid w:val="435C09E4"/>
    <w:rsid w:val="436178CA"/>
    <w:rsid w:val="4361E3FF"/>
    <w:rsid w:val="436659BE"/>
    <w:rsid w:val="436BACAE"/>
    <w:rsid w:val="436D3471"/>
    <w:rsid w:val="436EBE1D"/>
    <w:rsid w:val="43707D55"/>
    <w:rsid w:val="4371D184"/>
    <w:rsid w:val="4373B79E"/>
    <w:rsid w:val="4375F621"/>
    <w:rsid w:val="4378AB7D"/>
    <w:rsid w:val="437955B6"/>
    <w:rsid w:val="437FD023"/>
    <w:rsid w:val="438161E6"/>
    <w:rsid w:val="438397ED"/>
    <w:rsid w:val="4384DEF0"/>
    <w:rsid w:val="438E77B2"/>
    <w:rsid w:val="43947127"/>
    <w:rsid w:val="439FFA79"/>
    <w:rsid w:val="43A55125"/>
    <w:rsid w:val="43A58EB3"/>
    <w:rsid w:val="43A8574F"/>
    <w:rsid w:val="43A97C00"/>
    <w:rsid w:val="43A9BB08"/>
    <w:rsid w:val="43AF92B0"/>
    <w:rsid w:val="43BBD921"/>
    <w:rsid w:val="43BD9547"/>
    <w:rsid w:val="43BE6D6D"/>
    <w:rsid w:val="43BE7E80"/>
    <w:rsid w:val="43C09E94"/>
    <w:rsid w:val="43C8CE2D"/>
    <w:rsid w:val="43CE08DF"/>
    <w:rsid w:val="43D3DA8B"/>
    <w:rsid w:val="43D57553"/>
    <w:rsid w:val="43D9E307"/>
    <w:rsid w:val="43DBFA8D"/>
    <w:rsid w:val="43DC1170"/>
    <w:rsid w:val="43E10156"/>
    <w:rsid w:val="43E68EED"/>
    <w:rsid w:val="43EACFC9"/>
    <w:rsid w:val="4403A3D0"/>
    <w:rsid w:val="440FAA8B"/>
    <w:rsid w:val="44124DF1"/>
    <w:rsid w:val="441E888E"/>
    <w:rsid w:val="441F6C80"/>
    <w:rsid w:val="4426D16B"/>
    <w:rsid w:val="44297D56"/>
    <w:rsid w:val="442CE260"/>
    <w:rsid w:val="44340408"/>
    <w:rsid w:val="4436F56A"/>
    <w:rsid w:val="4448370B"/>
    <w:rsid w:val="44496175"/>
    <w:rsid w:val="444CD737"/>
    <w:rsid w:val="4450E265"/>
    <w:rsid w:val="445168C9"/>
    <w:rsid w:val="44545796"/>
    <w:rsid w:val="44549BFB"/>
    <w:rsid w:val="4454C89C"/>
    <w:rsid w:val="44578F0C"/>
    <w:rsid w:val="4457EDF5"/>
    <w:rsid w:val="4458FADA"/>
    <w:rsid w:val="4459D02D"/>
    <w:rsid w:val="4463783C"/>
    <w:rsid w:val="4473D24E"/>
    <w:rsid w:val="44757B1F"/>
    <w:rsid w:val="4479A464"/>
    <w:rsid w:val="447C5656"/>
    <w:rsid w:val="447E911D"/>
    <w:rsid w:val="447EA87E"/>
    <w:rsid w:val="4481CA14"/>
    <w:rsid w:val="448C2A1E"/>
    <w:rsid w:val="448FE33C"/>
    <w:rsid w:val="4494CB3F"/>
    <w:rsid w:val="44985BF5"/>
    <w:rsid w:val="449A8019"/>
    <w:rsid w:val="449BACB7"/>
    <w:rsid w:val="449D0DCD"/>
    <w:rsid w:val="449D19FA"/>
    <w:rsid w:val="44A81B75"/>
    <w:rsid w:val="44B55966"/>
    <w:rsid w:val="44B5FDBB"/>
    <w:rsid w:val="44B878DC"/>
    <w:rsid w:val="44B98273"/>
    <w:rsid w:val="44C0F602"/>
    <w:rsid w:val="44C5AEB7"/>
    <w:rsid w:val="44C8B2AB"/>
    <w:rsid w:val="44CBC054"/>
    <w:rsid w:val="44CF1F4A"/>
    <w:rsid w:val="44D505C9"/>
    <w:rsid w:val="44D974E0"/>
    <w:rsid w:val="44DCAE7C"/>
    <w:rsid w:val="44DEB1E8"/>
    <w:rsid w:val="44E4D490"/>
    <w:rsid w:val="44E562BC"/>
    <w:rsid w:val="44ED418B"/>
    <w:rsid w:val="44F33C01"/>
    <w:rsid w:val="44F52C2A"/>
    <w:rsid w:val="44FA0209"/>
    <w:rsid w:val="44FDFE28"/>
    <w:rsid w:val="44FE2AE4"/>
    <w:rsid w:val="44FED020"/>
    <w:rsid w:val="45059FC9"/>
    <w:rsid w:val="450F8E0D"/>
    <w:rsid w:val="45128D34"/>
    <w:rsid w:val="45147CEF"/>
    <w:rsid w:val="45198CBF"/>
    <w:rsid w:val="451D738D"/>
    <w:rsid w:val="4535FC78"/>
    <w:rsid w:val="45378242"/>
    <w:rsid w:val="453F614C"/>
    <w:rsid w:val="454019BF"/>
    <w:rsid w:val="45444391"/>
    <w:rsid w:val="45454C61"/>
    <w:rsid w:val="4546EC69"/>
    <w:rsid w:val="45479F4A"/>
    <w:rsid w:val="45481935"/>
    <w:rsid w:val="4554444E"/>
    <w:rsid w:val="456424DE"/>
    <w:rsid w:val="4567D005"/>
    <w:rsid w:val="456BCAA2"/>
    <w:rsid w:val="456C1970"/>
    <w:rsid w:val="45740A3F"/>
    <w:rsid w:val="4574DF4F"/>
    <w:rsid w:val="457CD1B7"/>
    <w:rsid w:val="457D47F8"/>
    <w:rsid w:val="458ADD50"/>
    <w:rsid w:val="458F9F97"/>
    <w:rsid w:val="459544EE"/>
    <w:rsid w:val="459D55E1"/>
    <w:rsid w:val="45A00A0B"/>
    <w:rsid w:val="45ADD490"/>
    <w:rsid w:val="45B357DA"/>
    <w:rsid w:val="45B5C985"/>
    <w:rsid w:val="45B5D869"/>
    <w:rsid w:val="45B77803"/>
    <w:rsid w:val="45C4423E"/>
    <w:rsid w:val="45C7988F"/>
    <w:rsid w:val="45C82E54"/>
    <w:rsid w:val="45C8D47E"/>
    <w:rsid w:val="45E224D7"/>
    <w:rsid w:val="45E49463"/>
    <w:rsid w:val="45E5193C"/>
    <w:rsid w:val="45E6B7B6"/>
    <w:rsid w:val="45E72B85"/>
    <w:rsid w:val="45EB6108"/>
    <w:rsid w:val="45EFAB31"/>
    <w:rsid w:val="45F9AD74"/>
    <w:rsid w:val="45FA685D"/>
    <w:rsid w:val="4600218C"/>
    <w:rsid w:val="460876FC"/>
    <w:rsid w:val="4608FAAE"/>
    <w:rsid w:val="460E9C74"/>
    <w:rsid w:val="460F1AB8"/>
    <w:rsid w:val="4617C2B7"/>
    <w:rsid w:val="4623CE86"/>
    <w:rsid w:val="4626EA84"/>
    <w:rsid w:val="463085F0"/>
    <w:rsid w:val="46328C5B"/>
    <w:rsid w:val="4638DE2E"/>
    <w:rsid w:val="463DE0ED"/>
    <w:rsid w:val="463F2EFC"/>
    <w:rsid w:val="46454629"/>
    <w:rsid w:val="464CF328"/>
    <w:rsid w:val="464D416C"/>
    <w:rsid w:val="4652AF27"/>
    <w:rsid w:val="465E7E8F"/>
    <w:rsid w:val="465FF0A5"/>
    <w:rsid w:val="46620BDB"/>
    <w:rsid w:val="466691F7"/>
    <w:rsid w:val="467734EC"/>
    <w:rsid w:val="467A1F3A"/>
    <w:rsid w:val="467AAB2C"/>
    <w:rsid w:val="46856660"/>
    <w:rsid w:val="46858A74"/>
    <w:rsid w:val="469AECC2"/>
    <w:rsid w:val="469C1477"/>
    <w:rsid w:val="469EFBFF"/>
    <w:rsid w:val="469F856D"/>
    <w:rsid w:val="46A29C36"/>
    <w:rsid w:val="46A535A4"/>
    <w:rsid w:val="46A6B02F"/>
    <w:rsid w:val="46A81E17"/>
    <w:rsid w:val="46A92BEF"/>
    <w:rsid w:val="46A97246"/>
    <w:rsid w:val="46B04D50"/>
    <w:rsid w:val="46B483B6"/>
    <w:rsid w:val="46B943EE"/>
    <w:rsid w:val="46BE3016"/>
    <w:rsid w:val="46C64F72"/>
    <w:rsid w:val="46CA1BE1"/>
    <w:rsid w:val="46DDC46E"/>
    <w:rsid w:val="46DEE47A"/>
    <w:rsid w:val="46DFFC03"/>
    <w:rsid w:val="46E3E390"/>
    <w:rsid w:val="46E9650C"/>
    <w:rsid w:val="46E9C3EC"/>
    <w:rsid w:val="46EE751F"/>
    <w:rsid w:val="46EFA980"/>
    <w:rsid w:val="46FDBFC8"/>
    <w:rsid w:val="46FEC0D6"/>
    <w:rsid w:val="46FF31BA"/>
    <w:rsid w:val="47033D8C"/>
    <w:rsid w:val="4703AB0A"/>
    <w:rsid w:val="4704C3E0"/>
    <w:rsid w:val="4705465A"/>
    <w:rsid w:val="47056588"/>
    <w:rsid w:val="47144834"/>
    <w:rsid w:val="4718C69E"/>
    <w:rsid w:val="47223B7E"/>
    <w:rsid w:val="4724A521"/>
    <w:rsid w:val="472653C4"/>
    <w:rsid w:val="4729E14F"/>
    <w:rsid w:val="472A22F8"/>
    <w:rsid w:val="472AC836"/>
    <w:rsid w:val="472E2172"/>
    <w:rsid w:val="4732190D"/>
    <w:rsid w:val="473D2CED"/>
    <w:rsid w:val="474C0464"/>
    <w:rsid w:val="4751B15D"/>
    <w:rsid w:val="475A1FAA"/>
    <w:rsid w:val="475B1188"/>
    <w:rsid w:val="476E7861"/>
    <w:rsid w:val="476E962C"/>
    <w:rsid w:val="47721D38"/>
    <w:rsid w:val="47744156"/>
    <w:rsid w:val="47746BFA"/>
    <w:rsid w:val="4776B045"/>
    <w:rsid w:val="4781CE59"/>
    <w:rsid w:val="478D188F"/>
    <w:rsid w:val="47914311"/>
    <w:rsid w:val="479BFF76"/>
    <w:rsid w:val="47A3BAB5"/>
    <w:rsid w:val="47AB04F4"/>
    <w:rsid w:val="47BD8EBC"/>
    <w:rsid w:val="47BFDC50"/>
    <w:rsid w:val="47C0F384"/>
    <w:rsid w:val="47C1A037"/>
    <w:rsid w:val="47C3CAE0"/>
    <w:rsid w:val="47C7D670"/>
    <w:rsid w:val="47CAC865"/>
    <w:rsid w:val="47CCB0E7"/>
    <w:rsid w:val="47CD1265"/>
    <w:rsid w:val="47CFFCB7"/>
    <w:rsid w:val="47D3F638"/>
    <w:rsid w:val="47D870DE"/>
    <w:rsid w:val="47DAFF5D"/>
    <w:rsid w:val="47E12D39"/>
    <w:rsid w:val="47E5525B"/>
    <w:rsid w:val="47E911CD"/>
    <w:rsid w:val="47EB73AE"/>
    <w:rsid w:val="47F2579C"/>
    <w:rsid w:val="47F48D27"/>
    <w:rsid w:val="47F96D54"/>
    <w:rsid w:val="47F9D64B"/>
    <w:rsid w:val="47FC0964"/>
    <w:rsid w:val="47FE7090"/>
    <w:rsid w:val="480049F3"/>
    <w:rsid w:val="4801EE13"/>
    <w:rsid w:val="481115A2"/>
    <w:rsid w:val="4815F520"/>
    <w:rsid w:val="481652AA"/>
    <w:rsid w:val="4819CEBE"/>
    <w:rsid w:val="481EBE6A"/>
    <w:rsid w:val="4823DFEC"/>
    <w:rsid w:val="4835E0C7"/>
    <w:rsid w:val="483D747E"/>
    <w:rsid w:val="483E6C97"/>
    <w:rsid w:val="4843EE78"/>
    <w:rsid w:val="48442C69"/>
    <w:rsid w:val="484D2F52"/>
    <w:rsid w:val="4853E535"/>
    <w:rsid w:val="485CEF42"/>
    <w:rsid w:val="4867CCE2"/>
    <w:rsid w:val="486E785C"/>
    <w:rsid w:val="487A27A0"/>
    <w:rsid w:val="487E3E0A"/>
    <w:rsid w:val="4880D6AE"/>
    <w:rsid w:val="48864FDA"/>
    <w:rsid w:val="48865A17"/>
    <w:rsid w:val="48871DF6"/>
    <w:rsid w:val="488B4FE7"/>
    <w:rsid w:val="48987BA6"/>
    <w:rsid w:val="489A1417"/>
    <w:rsid w:val="489B6A45"/>
    <w:rsid w:val="489E5B4B"/>
    <w:rsid w:val="48A116BB"/>
    <w:rsid w:val="48A135E9"/>
    <w:rsid w:val="48A237C4"/>
    <w:rsid w:val="48A71AAA"/>
    <w:rsid w:val="48AA7DEB"/>
    <w:rsid w:val="48B2279A"/>
    <w:rsid w:val="48B496FF"/>
    <w:rsid w:val="48B9B2E4"/>
    <w:rsid w:val="48BB85B1"/>
    <w:rsid w:val="48C30041"/>
    <w:rsid w:val="48C5B49D"/>
    <w:rsid w:val="48C8E647"/>
    <w:rsid w:val="48D77E9A"/>
    <w:rsid w:val="48D99BE0"/>
    <w:rsid w:val="48E325B7"/>
    <w:rsid w:val="48E3BA51"/>
    <w:rsid w:val="48E5AB88"/>
    <w:rsid w:val="48E5DE59"/>
    <w:rsid w:val="48E86A31"/>
    <w:rsid w:val="48EA970F"/>
    <w:rsid w:val="48EDA80C"/>
    <w:rsid w:val="48F0D32A"/>
    <w:rsid w:val="48F46C51"/>
    <w:rsid w:val="48FB9D68"/>
    <w:rsid w:val="48FBAEF4"/>
    <w:rsid w:val="48FEFF40"/>
    <w:rsid w:val="49034E31"/>
    <w:rsid w:val="49098F8E"/>
    <w:rsid w:val="490F4ED1"/>
    <w:rsid w:val="491452B2"/>
    <w:rsid w:val="49148650"/>
    <w:rsid w:val="4917F2FA"/>
    <w:rsid w:val="491BB615"/>
    <w:rsid w:val="491D451E"/>
    <w:rsid w:val="491F5357"/>
    <w:rsid w:val="49212E6A"/>
    <w:rsid w:val="49221BC0"/>
    <w:rsid w:val="4923296A"/>
    <w:rsid w:val="492D1372"/>
    <w:rsid w:val="492D876D"/>
    <w:rsid w:val="49307023"/>
    <w:rsid w:val="49346719"/>
    <w:rsid w:val="49418134"/>
    <w:rsid w:val="4941984F"/>
    <w:rsid w:val="4948A4B8"/>
    <w:rsid w:val="4949C32B"/>
    <w:rsid w:val="494B775C"/>
    <w:rsid w:val="494FC9D5"/>
    <w:rsid w:val="4951F327"/>
    <w:rsid w:val="495BB2AF"/>
    <w:rsid w:val="495D4B21"/>
    <w:rsid w:val="495D92B6"/>
    <w:rsid w:val="495F9B41"/>
    <w:rsid w:val="49660872"/>
    <w:rsid w:val="496AB953"/>
    <w:rsid w:val="49714E40"/>
    <w:rsid w:val="4971A61C"/>
    <w:rsid w:val="49772554"/>
    <w:rsid w:val="497E8A89"/>
    <w:rsid w:val="4982D089"/>
    <w:rsid w:val="49848C31"/>
    <w:rsid w:val="4987440F"/>
    <w:rsid w:val="4987DD5F"/>
    <w:rsid w:val="498A3786"/>
    <w:rsid w:val="49938FD5"/>
    <w:rsid w:val="4998E64E"/>
    <w:rsid w:val="499A3AAD"/>
    <w:rsid w:val="49B099EE"/>
    <w:rsid w:val="49B12DC0"/>
    <w:rsid w:val="49B2230B"/>
    <w:rsid w:val="49B4A245"/>
    <w:rsid w:val="49B59C11"/>
    <w:rsid w:val="49B59F1F"/>
    <w:rsid w:val="49B69B37"/>
    <w:rsid w:val="49B9F4E1"/>
    <w:rsid w:val="49BDA53C"/>
    <w:rsid w:val="49BF7B7F"/>
    <w:rsid w:val="49C04CE9"/>
    <w:rsid w:val="49C0B2AE"/>
    <w:rsid w:val="49C66266"/>
    <w:rsid w:val="49D3A87D"/>
    <w:rsid w:val="49D4F70A"/>
    <w:rsid w:val="49D6CE95"/>
    <w:rsid w:val="49D77278"/>
    <w:rsid w:val="49DA3CF8"/>
    <w:rsid w:val="49DF4359"/>
    <w:rsid w:val="49EE8823"/>
    <w:rsid w:val="49EEEB75"/>
    <w:rsid w:val="49F3968E"/>
    <w:rsid w:val="49F8E736"/>
    <w:rsid w:val="49FB730A"/>
    <w:rsid w:val="4A0047E7"/>
    <w:rsid w:val="4A0A0E46"/>
    <w:rsid w:val="4A0D23B0"/>
    <w:rsid w:val="4A0D3ED3"/>
    <w:rsid w:val="4A1488DB"/>
    <w:rsid w:val="4A14FE55"/>
    <w:rsid w:val="4A156530"/>
    <w:rsid w:val="4A16A222"/>
    <w:rsid w:val="4A17800E"/>
    <w:rsid w:val="4A18BD84"/>
    <w:rsid w:val="4A1905EA"/>
    <w:rsid w:val="4A1C46EA"/>
    <w:rsid w:val="4A1D19D4"/>
    <w:rsid w:val="4A273617"/>
    <w:rsid w:val="4A2E1529"/>
    <w:rsid w:val="4A2FA5EF"/>
    <w:rsid w:val="4A2FCCAE"/>
    <w:rsid w:val="4A36C094"/>
    <w:rsid w:val="4A36D27C"/>
    <w:rsid w:val="4A3BCF8D"/>
    <w:rsid w:val="4A3F2B9F"/>
    <w:rsid w:val="4A41659B"/>
    <w:rsid w:val="4A5EC69C"/>
    <w:rsid w:val="4A5FA5ED"/>
    <w:rsid w:val="4A637A28"/>
    <w:rsid w:val="4A669659"/>
    <w:rsid w:val="4A6B0DB4"/>
    <w:rsid w:val="4A756C41"/>
    <w:rsid w:val="4A788597"/>
    <w:rsid w:val="4A82CC4F"/>
    <w:rsid w:val="4A82E684"/>
    <w:rsid w:val="4A84DE22"/>
    <w:rsid w:val="4A86C8FD"/>
    <w:rsid w:val="4A8EAE04"/>
    <w:rsid w:val="4A9246C5"/>
    <w:rsid w:val="4A934D9C"/>
    <w:rsid w:val="4A9B4A5D"/>
    <w:rsid w:val="4A9F0893"/>
    <w:rsid w:val="4AA1658E"/>
    <w:rsid w:val="4AA75767"/>
    <w:rsid w:val="4AAB82B0"/>
    <w:rsid w:val="4AADEC37"/>
    <w:rsid w:val="4AAF96DE"/>
    <w:rsid w:val="4AB0DF6D"/>
    <w:rsid w:val="4AB9C6A5"/>
    <w:rsid w:val="4ABC71C0"/>
    <w:rsid w:val="4AC0B952"/>
    <w:rsid w:val="4AC28ACC"/>
    <w:rsid w:val="4AC555F9"/>
    <w:rsid w:val="4AD5B2EE"/>
    <w:rsid w:val="4AD69857"/>
    <w:rsid w:val="4AE01BF5"/>
    <w:rsid w:val="4AE8FBF0"/>
    <w:rsid w:val="4AEF98EB"/>
    <w:rsid w:val="4AF5D97A"/>
    <w:rsid w:val="4AF8C16A"/>
    <w:rsid w:val="4AF9D996"/>
    <w:rsid w:val="4AFC035C"/>
    <w:rsid w:val="4B01ED57"/>
    <w:rsid w:val="4B0F2150"/>
    <w:rsid w:val="4B0F6E59"/>
    <w:rsid w:val="4B117D05"/>
    <w:rsid w:val="4B12A01F"/>
    <w:rsid w:val="4B147945"/>
    <w:rsid w:val="4B1557C5"/>
    <w:rsid w:val="4B1F4F4F"/>
    <w:rsid w:val="4B240B40"/>
    <w:rsid w:val="4B253F3F"/>
    <w:rsid w:val="4B28287E"/>
    <w:rsid w:val="4B3C4A41"/>
    <w:rsid w:val="4B40FF19"/>
    <w:rsid w:val="4B41691F"/>
    <w:rsid w:val="4B4D95E2"/>
    <w:rsid w:val="4B4DF36C"/>
    <w:rsid w:val="4B4FDBBF"/>
    <w:rsid w:val="4B516F80"/>
    <w:rsid w:val="4B540F47"/>
    <w:rsid w:val="4B54941D"/>
    <w:rsid w:val="4B54A440"/>
    <w:rsid w:val="4B57EB95"/>
    <w:rsid w:val="4B582AC1"/>
    <w:rsid w:val="4B584346"/>
    <w:rsid w:val="4B5B4AD3"/>
    <w:rsid w:val="4B5C830F"/>
    <w:rsid w:val="4B6D063E"/>
    <w:rsid w:val="4B6FDD00"/>
    <w:rsid w:val="4B760D59"/>
    <w:rsid w:val="4B784706"/>
    <w:rsid w:val="4B7A2152"/>
    <w:rsid w:val="4B81A2BF"/>
    <w:rsid w:val="4B8DFFE9"/>
    <w:rsid w:val="4B9AEE39"/>
    <w:rsid w:val="4BA4E9DB"/>
    <w:rsid w:val="4BA9EF76"/>
    <w:rsid w:val="4BAF3D7D"/>
    <w:rsid w:val="4BB8BC3C"/>
    <w:rsid w:val="4BB8E050"/>
    <w:rsid w:val="4BBC0C56"/>
    <w:rsid w:val="4BBCD47F"/>
    <w:rsid w:val="4BC104A8"/>
    <w:rsid w:val="4BC30678"/>
    <w:rsid w:val="4BCC442E"/>
    <w:rsid w:val="4BD024B4"/>
    <w:rsid w:val="4BD3200D"/>
    <w:rsid w:val="4BD6037A"/>
    <w:rsid w:val="4BD79FEE"/>
    <w:rsid w:val="4BD9B353"/>
    <w:rsid w:val="4BDC8E64"/>
    <w:rsid w:val="4BDE868B"/>
    <w:rsid w:val="4BE0E920"/>
    <w:rsid w:val="4BE64DC8"/>
    <w:rsid w:val="4BE98BBC"/>
    <w:rsid w:val="4BEC37C1"/>
    <w:rsid w:val="4BEF1CA0"/>
    <w:rsid w:val="4BEFF5F7"/>
    <w:rsid w:val="4BF538A0"/>
    <w:rsid w:val="4BF82B36"/>
    <w:rsid w:val="4BFAD8BC"/>
    <w:rsid w:val="4BFC99C0"/>
    <w:rsid w:val="4BFDDAE4"/>
    <w:rsid w:val="4C038FBB"/>
    <w:rsid w:val="4C0BD2BE"/>
    <w:rsid w:val="4C0C173E"/>
    <w:rsid w:val="4C0CE90C"/>
    <w:rsid w:val="4C113CA2"/>
    <w:rsid w:val="4C15D927"/>
    <w:rsid w:val="4C193E6C"/>
    <w:rsid w:val="4C2548CE"/>
    <w:rsid w:val="4C26B987"/>
    <w:rsid w:val="4C27A718"/>
    <w:rsid w:val="4C28196A"/>
    <w:rsid w:val="4C299A73"/>
    <w:rsid w:val="4C2C9B29"/>
    <w:rsid w:val="4C2EC4B8"/>
    <w:rsid w:val="4C447A31"/>
    <w:rsid w:val="4C47B279"/>
    <w:rsid w:val="4C4ABAB9"/>
    <w:rsid w:val="4C4F93BC"/>
    <w:rsid w:val="4C54E5E0"/>
    <w:rsid w:val="4C588CC6"/>
    <w:rsid w:val="4C62BFCE"/>
    <w:rsid w:val="4C64B434"/>
    <w:rsid w:val="4C65282F"/>
    <w:rsid w:val="4C677802"/>
    <w:rsid w:val="4C697C1B"/>
    <w:rsid w:val="4C6BA8DD"/>
    <w:rsid w:val="4C793911"/>
    <w:rsid w:val="4C804573"/>
    <w:rsid w:val="4C8F0382"/>
    <w:rsid w:val="4C8F0C87"/>
    <w:rsid w:val="4C93100A"/>
    <w:rsid w:val="4C963FE3"/>
    <w:rsid w:val="4C98656B"/>
    <w:rsid w:val="4C99ECCF"/>
    <w:rsid w:val="4C9C7361"/>
    <w:rsid w:val="4CA48E7F"/>
    <w:rsid w:val="4CA81FB2"/>
    <w:rsid w:val="4CA960D8"/>
    <w:rsid w:val="4CB0B7AC"/>
    <w:rsid w:val="4CB831B4"/>
    <w:rsid w:val="4CB87D39"/>
    <w:rsid w:val="4CC2EFA2"/>
    <w:rsid w:val="4CC9A5F0"/>
    <w:rsid w:val="4CD0A696"/>
    <w:rsid w:val="4CD49394"/>
    <w:rsid w:val="4CDC9519"/>
    <w:rsid w:val="4CE859A8"/>
    <w:rsid w:val="4CE9C3CD"/>
    <w:rsid w:val="4CEC1C84"/>
    <w:rsid w:val="4CEC7A91"/>
    <w:rsid w:val="4CEE8AD5"/>
    <w:rsid w:val="4CEEFE1D"/>
    <w:rsid w:val="4CEF98A9"/>
    <w:rsid w:val="4CFA1586"/>
    <w:rsid w:val="4CFA7FCB"/>
    <w:rsid w:val="4CFFD77B"/>
    <w:rsid w:val="4D043BA2"/>
    <w:rsid w:val="4D04BE63"/>
    <w:rsid w:val="4D0AD86C"/>
    <w:rsid w:val="4D0BD467"/>
    <w:rsid w:val="4D1283D0"/>
    <w:rsid w:val="4D1298D9"/>
    <w:rsid w:val="4D16444E"/>
    <w:rsid w:val="4D16C23A"/>
    <w:rsid w:val="4D17571E"/>
    <w:rsid w:val="4D1801D9"/>
    <w:rsid w:val="4D183109"/>
    <w:rsid w:val="4D1B1A1A"/>
    <w:rsid w:val="4D2009E2"/>
    <w:rsid w:val="4D22F0D9"/>
    <w:rsid w:val="4D25523E"/>
    <w:rsid w:val="4D2B7F7E"/>
    <w:rsid w:val="4D2F19F2"/>
    <w:rsid w:val="4D2FC279"/>
    <w:rsid w:val="4D3087F8"/>
    <w:rsid w:val="4D31BF07"/>
    <w:rsid w:val="4D34457C"/>
    <w:rsid w:val="4D3794AA"/>
    <w:rsid w:val="4D39FE64"/>
    <w:rsid w:val="4D3A9CDE"/>
    <w:rsid w:val="4D3F0E69"/>
    <w:rsid w:val="4D47ADA7"/>
    <w:rsid w:val="4D4D7668"/>
    <w:rsid w:val="4D4E42E4"/>
    <w:rsid w:val="4D56E8DE"/>
    <w:rsid w:val="4D5BA8DD"/>
    <w:rsid w:val="4D5F2C51"/>
    <w:rsid w:val="4D614D10"/>
    <w:rsid w:val="4D616592"/>
    <w:rsid w:val="4D66EF2E"/>
    <w:rsid w:val="4D688ECB"/>
    <w:rsid w:val="4D6DAAA0"/>
    <w:rsid w:val="4D6E733E"/>
    <w:rsid w:val="4D74A70C"/>
    <w:rsid w:val="4D7A2960"/>
    <w:rsid w:val="4D8328A5"/>
    <w:rsid w:val="4D8476DC"/>
    <w:rsid w:val="4D855C1D"/>
    <w:rsid w:val="4D85A731"/>
    <w:rsid w:val="4D9714D9"/>
    <w:rsid w:val="4D9EDB3E"/>
    <w:rsid w:val="4DA584DC"/>
    <w:rsid w:val="4DA7F0D2"/>
    <w:rsid w:val="4DAB1BF0"/>
    <w:rsid w:val="4DAB6840"/>
    <w:rsid w:val="4DB03E13"/>
    <w:rsid w:val="4DB382A8"/>
    <w:rsid w:val="4DB57B28"/>
    <w:rsid w:val="4DBC7E8B"/>
    <w:rsid w:val="4DBF8C3D"/>
    <w:rsid w:val="4DC0EA4E"/>
    <w:rsid w:val="4DC5053E"/>
    <w:rsid w:val="4DC56AD4"/>
    <w:rsid w:val="4DC9612E"/>
    <w:rsid w:val="4DDB38E8"/>
    <w:rsid w:val="4DDEF2CB"/>
    <w:rsid w:val="4E01E193"/>
    <w:rsid w:val="4E02401C"/>
    <w:rsid w:val="4E02AFA4"/>
    <w:rsid w:val="4E062BD0"/>
    <w:rsid w:val="4E0C7F6C"/>
    <w:rsid w:val="4E0EA702"/>
    <w:rsid w:val="4E0EC6F2"/>
    <w:rsid w:val="4E11BB79"/>
    <w:rsid w:val="4E15B80E"/>
    <w:rsid w:val="4E190A99"/>
    <w:rsid w:val="4E19C39F"/>
    <w:rsid w:val="4E3717F4"/>
    <w:rsid w:val="4E4337BC"/>
    <w:rsid w:val="4E4A40E1"/>
    <w:rsid w:val="4E4C1A07"/>
    <w:rsid w:val="4E4CDF74"/>
    <w:rsid w:val="4E500108"/>
    <w:rsid w:val="4E522E67"/>
    <w:rsid w:val="4E551298"/>
    <w:rsid w:val="4E5B2729"/>
    <w:rsid w:val="4E691F43"/>
    <w:rsid w:val="4E6C76F7"/>
    <w:rsid w:val="4E6EC488"/>
    <w:rsid w:val="4E74382B"/>
    <w:rsid w:val="4E821917"/>
    <w:rsid w:val="4E8F546E"/>
    <w:rsid w:val="4E8F8C57"/>
    <w:rsid w:val="4E90EB1B"/>
    <w:rsid w:val="4E91349A"/>
    <w:rsid w:val="4E94F112"/>
    <w:rsid w:val="4E9DF5C1"/>
    <w:rsid w:val="4EAC206C"/>
    <w:rsid w:val="4EAD81BE"/>
    <w:rsid w:val="4EADAE1B"/>
    <w:rsid w:val="4EC83B44"/>
    <w:rsid w:val="4EC84765"/>
    <w:rsid w:val="4ECFA4E0"/>
    <w:rsid w:val="4EDB025B"/>
    <w:rsid w:val="4EDE1156"/>
    <w:rsid w:val="4EE4D423"/>
    <w:rsid w:val="4EE95F3F"/>
    <w:rsid w:val="4EEBF6A8"/>
    <w:rsid w:val="4EEC2EA7"/>
    <w:rsid w:val="4EEE2A25"/>
    <w:rsid w:val="4EEEF575"/>
    <w:rsid w:val="4EF05CFE"/>
    <w:rsid w:val="4EF6DCE9"/>
    <w:rsid w:val="4EF8DE78"/>
    <w:rsid w:val="4EFD7E19"/>
    <w:rsid w:val="4EFEF0D8"/>
    <w:rsid w:val="4F0320F5"/>
    <w:rsid w:val="4F03D52D"/>
    <w:rsid w:val="4F03F543"/>
    <w:rsid w:val="4F0B313A"/>
    <w:rsid w:val="4F10776D"/>
    <w:rsid w:val="4F212C7E"/>
    <w:rsid w:val="4F21DE7A"/>
    <w:rsid w:val="4F28B47B"/>
    <w:rsid w:val="4F2B4156"/>
    <w:rsid w:val="4F2BE6B9"/>
    <w:rsid w:val="4F367B10"/>
    <w:rsid w:val="4F38CC62"/>
    <w:rsid w:val="4F3A4BEF"/>
    <w:rsid w:val="4F3B307D"/>
    <w:rsid w:val="4F3C10AB"/>
    <w:rsid w:val="4F3DF78E"/>
    <w:rsid w:val="4F41C2BD"/>
    <w:rsid w:val="4F47278A"/>
    <w:rsid w:val="4F4A9FDC"/>
    <w:rsid w:val="4F4BF6BA"/>
    <w:rsid w:val="4F4C0E74"/>
    <w:rsid w:val="4F4E8DC1"/>
    <w:rsid w:val="4F55BA46"/>
    <w:rsid w:val="4F55ED21"/>
    <w:rsid w:val="4F562011"/>
    <w:rsid w:val="4F568E81"/>
    <w:rsid w:val="4F5CAB15"/>
    <w:rsid w:val="4F5DC2D2"/>
    <w:rsid w:val="4F65AA65"/>
    <w:rsid w:val="4F65DF4E"/>
    <w:rsid w:val="4F6A5DCA"/>
    <w:rsid w:val="4F73CFA1"/>
    <w:rsid w:val="4F7AF1AB"/>
    <w:rsid w:val="4F7BEEED"/>
    <w:rsid w:val="4F7F533B"/>
    <w:rsid w:val="4F8B5A50"/>
    <w:rsid w:val="4F8D75B8"/>
    <w:rsid w:val="4F96963D"/>
    <w:rsid w:val="4F9AA81B"/>
    <w:rsid w:val="4F9E8005"/>
    <w:rsid w:val="4F9F6E78"/>
    <w:rsid w:val="4FA47B79"/>
    <w:rsid w:val="4FB1C5D8"/>
    <w:rsid w:val="4FB6E847"/>
    <w:rsid w:val="4FC10718"/>
    <w:rsid w:val="4FC689FF"/>
    <w:rsid w:val="4FC89BB3"/>
    <w:rsid w:val="4FCAB0CC"/>
    <w:rsid w:val="4FCCB31C"/>
    <w:rsid w:val="4FCEB87A"/>
    <w:rsid w:val="4FD2E855"/>
    <w:rsid w:val="4FDDF0B2"/>
    <w:rsid w:val="4FDF257F"/>
    <w:rsid w:val="4FE25613"/>
    <w:rsid w:val="4FE2A62D"/>
    <w:rsid w:val="4FF2C072"/>
    <w:rsid w:val="4FF2C255"/>
    <w:rsid w:val="4FF56DA9"/>
    <w:rsid w:val="4FF86B42"/>
    <w:rsid w:val="4FFBACE2"/>
    <w:rsid w:val="4FFC0968"/>
    <w:rsid w:val="4FFFB8D6"/>
    <w:rsid w:val="500877F2"/>
    <w:rsid w:val="500A94E9"/>
    <w:rsid w:val="500BB538"/>
    <w:rsid w:val="500DF2F1"/>
    <w:rsid w:val="500EF071"/>
    <w:rsid w:val="50100A6B"/>
    <w:rsid w:val="5010796B"/>
    <w:rsid w:val="501C69E4"/>
    <w:rsid w:val="501FA5F6"/>
    <w:rsid w:val="50204E3E"/>
    <w:rsid w:val="502D1CA5"/>
    <w:rsid w:val="502E11E1"/>
    <w:rsid w:val="50456ADC"/>
    <w:rsid w:val="5046EEF9"/>
    <w:rsid w:val="5048C267"/>
    <w:rsid w:val="504A4CC2"/>
    <w:rsid w:val="504B5031"/>
    <w:rsid w:val="504C098C"/>
    <w:rsid w:val="505709D7"/>
    <w:rsid w:val="5057B87D"/>
    <w:rsid w:val="5057F768"/>
    <w:rsid w:val="5060EE72"/>
    <w:rsid w:val="506385E2"/>
    <w:rsid w:val="5072F3D2"/>
    <w:rsid w:val="5078439F"/>
    <w:rsid w:val="50815ABB"/>
    <w:rsid w:val="508719E1"/>
    <w:rsid w:val="5087FF08"/>
    <w:rsid w:val="508FEB93"/>
    <w:rsid w:val="5097E55C"/>
    <w:rsid w:val="509D32DA"/>
    <w:rsid w:val="509FC51D"/>
    <w:rsid w:val="50A0C8FE"/>
    <w:rsid w:val="50A62292"/>
    <w:rsid w:val="50A83DC6"/>
    <w:rsid w:val="50AF8A29"/>
    <w:rsid w:val="50B5B05F"/>
    <w:rsid w:val="50B81730"/>
    <w:rsid w:val="50B84CDC"/>
    <w:rsid w:val="50C298D4"/>
    <w:rsid w:val="50CA37D0"/>
    <w:rsid w:val="50CB6BE6"/>
    <w:rsid w:val="50CBB505"/>
    <w:rsid w:val="50CBE75A"/>
    <w:rsid w:val="50D504A5"/>
    <w:rsid w:val="50DD2F3F"/>
    <w:rsid w:val="50DD931E"/>
    <w:rsid w:val="50DEA8B6"/>
    <w:rsid w:val="50E7D993"/>
    <w:rsid w:val="50EE8065"/>
    <w:rsid w:val="50F05FB4"/>
    <w:rsid w:val="50F135E1"/>
    <w:rsid w:val="50F1BD82"/>
    <w:rsid w:val="50F6F738"/>
    <w:rsid w:val="50FF7B39"/>
    <w:rsid w:val="5101220C"/>
    <w:rsid w:val="51043387"/>
    <w:rsid w:val="51062E2B"/>
    <w:rsid w:val="5107F738"/>
    <w:rsid w:val="510942B0"/>
    <w:rsid w:val="5116BE04"/>
    <w:rsid w:val="5117914C"/>
    <w:rsid w:val="512304DF"/>
    <w:rsid w:val="51234EAF"/>
    <w:rsid w:val="51243E67"/>
    <w:rsid w:val="5129E2A0"/>
    <w:rsid w:val="512B12C7"/>
    <w:rsid w:val="512E49A7"/>
    <w:rsid w:val="5130996B"/>
    <w:rsid w:val="51317E1F"/>
    <w:rsid w:val="5139942C"/>
    <w:rsid w:val="513A5066"/>
    <w:rsid w:val="513B3ED9"/>
    <w:rsid w:val="513CEAF7"/>
    <w:rsid w:val="513E5B1E"/>
    <w:rsid w:val="514306F1"/>
    <w:rsid w:val="51438BE5"/>
    <w:rsid w:val="5144457E"/>
    <w:rsid w:val="5144DE3F"/>
    <w:rsid w:val="51491A1A"/>
    <w:rsid w:val="5155B3D1"/>
    <w:rsid w:val="51581725"/>
    <w:rsid w:val="51589FC4"/>
    <w:rsid w:val="51596824"/>
    <w:rsid w:val="5164C004"/>
    <w:rsid w:val="5166812D"/>
    <w:rsid w:val="51785F63"/>
    <w:rsid w:val="51895645"/>
    <w:rsid w:val="5189CF29"/>
    <w:rsid w:val="518C2A79"/>
    <w:rsid w:val="518C7B85"/>
    <w:rsid w:val="518E90D3"/>
    <w:rsid w:val="5193FA39"/>
    <w:rsid w:val="51A510AE"/>
    <w:rsid w:val="51A54051"/>
    <w:rsid w:val="51AB1B20"/>
    <w:rsid w:val="51B213AF"/>
    <w:rsid w:val="51BB7657"/>
    <w:rsid w:val="51BDC415"/>
    <w:rsid w:val="51C0B104"/>
    <w:rsid w:val="51C50BF2"/>
    <w:rsid w:val="51CA12BE"/>
    <w:rsid w:val="51CDF3FF"/>
    <w:rsid w:val="51DF458A"/>
    <w:rsid w:val="51E13B3D"/>
    <w:rsid w:val="51E55FEC"/>
    <w:rsid w:val="51ECB0AD"/>
    <w:rsid w:val="51F24648"/>
    <w:rsid w:val="51F56774"/>
    <w:rsid w:val="52040DB4"/>
    <w:rsid w:val="5208194F"/>
    <w:rsid w:val="520D0000"/>
    <w:rsid w:val="521187B1"/>
    <w:rsid w:val="52158255"/>
    <w:rsid w:val="521819CA"/>
    <w:rsid w:val="52191E1C"/>
    <w:rsid w:val="521BE002"/>
    <w:rsid w:val="521D3EB8"/>
    <w:rsid w:val="521F5B1F"/>
    <w:rsid w:val="5222B13D"/>
    <w:rsid w:val="5222E599"/>
    <w:rsid w:val="5223CF69"/>
    <w:rsid w:val="52293934"/>
    <w:rsid w:val="522BBBF4"/>
    <w:rsid w:val="5230324C"/>
    <w:rsid w:val="5231802D"/>
    <w:rsid w:val="5232322D"/>
    <w:rsid w:val="52336130"/>
    <w:rsid w:val="52351816"/>
    <w:rsid w:val="52352ABA"/>
    <w:rsid w:val="5236C7B6"/>
    <w:rsid w:val="523EE7C1"/>
    <w:rsid w:val="5244B415"/>
    <w:rsid w:val="52495043"/>
    <w:rsid w:val="524AC208"/>
    <w:rsid w:val="524BE846"/>
    <w:rsid w:val="524D61D9"/>
    <w:rsid w:val="52507E95"/>
    <w:rsid w:val="52524E8A"/>
    <w:rsid w:val="5261CC76"/>
    <w:rsid w:val="5262EFA4"/>
    <w:rsid w:val="526640E6"/>
    <w:rsid w:val="5267B7BB"/>
    <w:rsid w:val="526BA635"/>
    <w:rsid w:val="52743A5C"/>
    <w:rsid w:val="5274E6A3"/>
    <w:rsid w:val="5279637F"/>
    <w:rsid w:val="527B325E"/>
    <w:rsid w:val="527B3AB6"/>
    <w:rsid w:val="5283E6EE"/>
    <w:rsid w:val="52848EFA"/>
    <w:rsid w:val="5289F62B"/>
    <w:rsid w:val="528B69A8"/>
    <w:rsid w:val="528D8DE3"/>
    <w:rsid w:val="5293F27E"/>
    <w:rsid w:val="52940F16"/>
    <w:rsid w:val="52A5E59D"/>
    <w:rsid w:val="52ADAA86"/>
    <w:rsid w:val="52ADD80D"/>
    <w:rsid w:val="52B5EE73"/>
    <w:rsid w:val="52BCECCA"/>
    <w:rsid w:val="52BF742F"/>
    <w:rsid w:val="52C56B54"/>
    <w:rsid w:val="52C6AF20"/>
    <w:rsid w:val="52C783A5"/>
    <w:rsid w:val="52C7E7E5"/>
    <w:rsid w:val="52D97918"/>
    <w:rsid w:val="52E3C7A3"/>
    <w:rsid w:val="52E51013"/>
    <w:rsid w:val="52E92931"/>
    <w:rsid w:val="52EA2571"/>
    <w:rsid w:val="52F1ECAE"/>
    <w:rsid w:val="52F3443B"/>
    <w:rsid w:val="52FAED79"/>
    <w:rsid w:val="52FB9248"/>
    <w:rsid w:val="52FD2496"/>
    <w:rsid w:val="53017FD1"/>
    <w:rsid w:val="53086E6B"/>
    <w:rsid w:val="530BDDB7"/>
    <w:rsid w:val="530E3C25"/>
    <w:rsid w:val="53115288"/>
    <w:rsid w:val="53165A6F"/>
    <w:rsid w:val="531951A7"/>
    <w:rsid w:val="531C3EC8"/>
    <w:rsid w:val="531D61DA"/>
    <w:rsid w:val="531E079A"/>
    <w:rsid w:val="5321F11A"/>
    <w:rsid w:val="5323AC22"/>
    <w:rsid w:val="532D745A"/>
    <w:rsid w:val="53300C04"/>
    <w:rsid w:val="53303C54"/>
    <w:rsid w:val="5331C563"/>
    <w:rsid w:val="534120D9"/>
    <w:rsid w:val="5348DA63"/>
    <w:rsid w:val="534AC10B"/>
    <w:rsid w:val="534E05D2"/>
    <w:rsid w:val="534E6C97"/>
    <w:rsid w:val="534FF784"/>
    <w:rsid w:val="5353417D"/>
    <w:rsid w:val="5353D031"/>
    <w:rsid w:val="535BF7A0"/>
    <w:rsid w:val="535D0354"/>
    <w:rsid w:val="53686235"/>
    <w:rsid w:val="5368E17D"/>
    <w:rsid w:val="5369570A"/>
    <w:rsid w:val="5373EB17"/>
    <w:rsid w:val="537580C0"/>
    <w:rsid w:val="5377605A"/>
    <w:rsid w:val="537FB7D1"/>
    <w:rsid w:val="538C3BD8"/>
    <w:rsid w:val="538CA3F6"/>
    <w:rsid w:val="538F982A"/>
    <w:rsid w:val="53921EC8"/>
    <w:rsid w:val="539CC718"/>
    <w:rsid w:val="539F2445"/>
    <w:rsid w:val="53A47EA6"/>
    <w:rsid w:val="53A4B602"/>
    <w:rsid w:val="53AED6D9"/>
    <w:rsid w:val="53AF249F"/>
    <w:rsid w:val="53AF56AA"/>
    <w:rsid w:val="53B02AE4"/>
    <w:rsid w:val="53B573F7"/>
    <w:rsid w:val="53B6F0B4"/>
    <w:rsid w:val="53BA6924"/>
    <w:rsid w:val="53D1F0A8"/>
    <w:rsid w:val="53D29817"/>
    <w:rsid w:val="53D4D39C"/>
    <w:rsid w:val="53DDADFE"/>
    <w:rsid w:val="53E5EA49"/>
    <w:rsid w:val="53E8C377"/>
    <w:rsid w:val="53E99870"/>
    <w:rsid w:val="53E9BBE4"/>
    <w:rsid w:val="540165DE"/>
    <w:rsid w:val="54030CA8"/>
    <w:rsid w:val="54044A81"/>
    <w:rsid w:val="54090411"/>
    <w:rsid w:val="540E4E73"/>
    <w:rsid w:val="5410BC11"/>
    <w:rsid w:val="54119AEE"/>
    <w:rsid w:val="541C5D0C"/>
    <w:rsid w:val="541E25D5"/>
    <w:rsid w:val="541F7A55"/>
    <w:rsid w:val="54208DC4"/>
    <w:rsid w:val="54211954"/>
    <w:rsid w:val="54247CB1"/>
    <w:rsid w:val="5427844F"/>
    <w:rsid w:val="5428AA7F"/>
    <w:rsid w:val="543385D1"/>
    <w:rsid w:val="543402D4"/>
    <w:rsid w:val="5434F2CC"/>
    <w:rsid w:val="5435904A"/>
    <w:rsid w:val="54371BFB"/>
    <w:rsid w:val="54374F52"/>
    <w:rsid w:val="543D92B7"/>
    <w:rsid w:val="543F8125"/>
    <w:rsid w:val="544A1335"/>
    <w:rsid w:val="5459B5CF"/>
    <w:rsid w:val="545AB1E4"/>
    <w:rsid w:val="545B75EE"/>
    <w:rsid w:val="54615728"/>
    <w:rsid w:val="5463DD36"/>
    <w:rsid w:val="5465EA69"/>
    <w:rsid w:val="546AB391"/>
    <w:rsid w:val="5471F128"/>
    <w:rsid w:val="547BEACE"/>
    <w:rsid w:val="548A7295"/>
    <w:rsid w:val="548B8A96"/>
    <w:rsid w:val="548CA901"/>
    <w:rsid w:val="54914F11"/>
    <w:rsid w:val="54947250"/>
    <w:rsid w:val="549773BC"/>
    <w:rsid w:val="549AC889"/>
    <w:rsid w:val="54A50DF9"/>
    <w:rsid w:val="54A580C3"/>
    <w:rsid w:val="54ACF52D"/>
    <w:rsid w:val="54B8BED5"/>
    <w:rsid w:val="54BD2878"/>
    <w:rsid w:val="54BDE24D"/>
    <w:rsid w:val="54C16FEB"/>
    <w:rsid w:val="54C63195"/>
    <w:rsid w:val="54C6E3DE"/>
    <w:rsid w:val="54CBDC65"/>
    <w:rsid w:val="54DCF2D4"/>
    <w:rsid w:val="54E4D208"/>
    <w:rsid w:val="54E5125A"/>
    <w:rsid w:val="54EB429C"/>
    <w:rsid w:val="54F3E067"/>
    <w:rsid w:val="55002C9F"/>
    <w:rsid w:val="550333D0"/>
    <w:rsid w:val="550D88E8"/>
    <w:rsid w:val="5511025F"/>
    <w:rsid w:val="55117121"/>
    <w:rsid w:val="5514758C"/>
    <w:rsid w:val="5515D15C"/>
    <w:rsid w:val="551C066E"/>
    <w:rsid w:val="551DCEA8"/>
    <w:rsid w:val="552B688B"/>
    <w:rsid w:val="55360A6D"/>
    <w:rsid w:val="553702EF"/>
    <w:rsid w:val="553B8727"/>
    <w:rsid w:val="55412A61"/>
    <w:rsid w:val="554198A7"/>
    <w:rsid w:val="554A3C87"/>
    <w:rsid w:val="55541A1D"/>
    <w:rsid w:val="555EABB9"/>
    <w:rsid w:val="5560C4F0"/>
    <w:rsid w:val="5560F45C"/>
    <w:rsid w:val="5564BDAF"/>
    <w:rsid w:val="55677A5D"/>
    <w:rsid w:val="5569E5B4"/>
    <w:rsid w:val="556C70C4"/>
    <w:rsid w:val="556CCB7C"/>
    <w:rsid w:val="556E6878"/>
    <w:rsid w:val="5571C79E"/>
    <w:rsid w:val="5576255B"/>
    <w:rsid w:val="557D0588"/>
    <w:rsid w:val="557D7A6A"/>
    <w:rsid w:val="5583F46B"/>
    <w:rsid w:val="5587D12C"/>
    <w:rsid w:val="5589F48B"/>
    <w:rsid w:val="55918FF5"/>
    <w:rsid w:val="55AE2BFE"/>
    <w:rsid w:val="55B219D9"/>
    <w:rsid w:val="55B4519C"/>
    <w:rsid w:val="55B62DD5"/>
    <w:rsid w:val="55B6413F"/>
    <w:rsid w:val="55B6ADE2"/>
    <w:rsid w:val="55B903A9"/>
    <w:rsid w:val="55BB4AB6"/>
    <w:rsid w:val="55C30A6A"/>
    <w:rsid w:val="55CC40C9"/>
    <w:rsid w:val="55CF4DB9"/>
    <w:rsid w:val="55D1BEBB"/>
    <w:rsid w:val="55D96318"/>
    <w:rsid w:val="55D9CDDF"/>
    <w:rsid w:val="55E37695"/>
    <w:rsid w:val="55F0CB82"/>
    <w:rsid w:val="5600670E"/>
    <w:rsid w:val="56078B97"/>
    <w:rsid w:val="560B8FFC"/>
    <w:rsid w:val="560DC189"/>
    <w:rsid w:val="560E3947"/>
    <w:rsid w:val="560EAFFC"/>
    <w:rsid w:val="56115477"/>
    <w:rsid w:val="56162B8A"/>
    <w:rsid w:val="562ECA6E"/>
    <w:rsid w:val="56300942"/>
    <w:rsid w:val="56383127"/>
    <w:rsid w:val="563E7B08"/>
    <w:rsid w:val="5647E842"/>
    <w:rsid w:val="564ECC9A"/>
    <w:rsid w:val="564F5E30"/>
    <w:rsid w:val="564FAE33"/>
    <w:rsid w:val="56587DB2"/>
    <w:rsid w:val="56588B2F"/>
    <w:rsid w:val="565DE1C9"/>
    <w:rsid w:val="565DF1C0"/>
    <w:rsid w:val="5661468C"/>
    <w:rsid w:val="5661BD16"/>
    <w:rsid w:val="566201F6"/>
    <w:rsid w:val="5663BEFD"/>
    <w:rsid w:val="5663F239"/>
    <w:rsid w:val="56751017"/>
    <w:rsid w:val="5679D66D"/>
    <w:rsid w:val="567B6128"/>
    <w:rsid w:val="567E6F2D"/>
    <w:rsid w:val="5685A694"/>
    <w:rsid w:val="56861714"/>
    <w:rsid w:val="5693A85B"/>
    <w:rsid w:val="5693F078"/>
    <w:rsid w:val="5695F6FE"/>
    <w:rsid w:val="56989399"/>
    <w:rsid w:val="569BD26B"/>
    <w:rsid w:val="569EF566"/>
    <w:rsid w:val="56A5DF9A"/>
    <w:rsid w:val="56A91F9C"/>
    <w:rsid w:val="56B638B3"/>
    <w:rsid w:val="56BA801E"/>
    <w:rsid w:val="56BCD3F9"/>
    <w:rsid w:val="56C047E4"/>
    <w:rsid w:val="56C41779"/>
    <w:rsid w:val="56C71DF4"/>
    <w:rsid w:val="56CCC164"/>
    <w:rsid w:val="56CF8661"/>
    <w:rsid w:val="56DD3B57"/>
    <w:rsid w:val="56DE7DA0"/>
    <w:rsid w:val="56E05843"/>
    <w:rsid w:val="56E0A90A"/>
    <w:rsid w:val="56E8E1FE"/>
    <w:rsid w:val="56EAB965"/>
    <w:rsid w:val="56F18477"/>
    <w:rsid w:val="56F62BE6"/>
    <w:rsid w:val="5702ECF9"/>
    <w:rsid w:val="570C8313"/>
    <w:rsid w:val="5720D2FC"/>
    <w:rsid w:val="572349A6"/>
    <w:rsid w:val="5729B815"/>
    <w:rsid w:val="572A7CE6"/>
    <w:rsid w:val="5735DE01"/>
    <w:rsid w:val="57368FA0"/>
    <w:rsid w:val="573BE0EE"/>
    <w:rsid w:val="5740CC97"/>
    <w:rsid w:val="574CD4A2"/>
    <w:rsid w:val="57504FE7"/>
    <w:rsid w:val="5751FE36"/>
    <w:rsid w:val="5758D289"/>
    <w:rsid w:val="575CDC2C"/>
    <w:rsid w:val="575D9FE7"/>
    <w:rsid w:val="57604B41"/>
    <w:rsid w:val="5762FC83"/>
    <w:rsid w:val="5764B561"/>
    <w:rsid w:val="576621CA"/>
    <w:rsid w:val="57737A4C"/>
    <w:rsid w:val="5782DA8A"/>
    <w:rsid w:val="5789B61A"/>
    <w:rsid w:val="578B01C9"/>
    <w:rsid w:val="578B40F4"/>
    <w:rsid w:val="57975AAB"/>
    <w:rsid w:val="5798DC77"/>
    <w:rsid w:val="579F7D18"/>
    <w:rsid w:val="57A27359"/>
    <w:rsid w:val="57A5A647"/>
    <w:rsid w:val="57A75426"/>
    <w:rsid w:val="57A979AE"/>
    <w:rsid w:val="57B1A48B"/>
    <w:rsid w:val="57B83D8A"/>
    <w:rsid w:val="57D92CB8"/>
    <w:rsid w:val="57DD3E3E"/>
    <w:rsid w:val="57EB5DBE"/>
    <w:rsid w:val="57EB7CFC"/>
    <w:rsid w:val="57F15969"/>
    <w:rsid w:val="57F2C37F"/>
    <w:rsid w:val="57F4FE03"/>
    <w:rsid w:val="57F910AD"/>
    <w:rsid w:val="57FDD257"/>
    <w:rsid w:val="57FFB011"/>
    <w:rsid w:val="580111B5"/>
    <w:rsid w:val="58088AB3"/>
    <w:rsid w:val="580C7A39"/>
    <w:rsid w:val="580E4DC9"/>
    <w:rsid w:val="580F2005"/>
    <w:rsid w:val="5810407A"/>
    <w:rsid w:val="5811569A"/>
    <w:rsid w:val="5811D31F"/>
    <w:rsid w:val="581389D7"/>
    <w:rsid w:val="5816F89C"/>
    <w:rsid w:val="58214C03"/>
    <w:rsid w:val="58241780"/>
    <w:rsid w:val="58284C76"/>
    <w:rsid w:val="58294CDA"/>
    <w:rsid w:val="582AB7DB"/>
    <w:rsid w:val="582E223B"/>
    <w:rsid w:val="582E456E"/>
    <w:rsid w:val="5832534B"/>
    <w:rsid w:val="58362375"/>
    <w:rsid w:val="5839B78D"/>
    <w:rsid w:val="584042C8"/>
    <w:rsid w:val="584430B8"/>
    <w:rsid w:val="5846D3BD"/>
    <w:rsid w:val="584B9E7D"/>
    <w:rsid w:val="5850202D"/>
    <w:rsid w:val="5866293D"/>
    <w:rsid w:val="586A2F01"/>
    <w:rsid w:val="5879E890"/>
    <w:rsid w:val="587D77EB"/>
    <w:rsid w:val="587E22DA"/>
    <w:rsid w:val="58804D17"/>
    <w:rsid w:val="5883E233"/>
    <w:rsid w:val="58884D15"/>
    <w:rsid w:val="588947A1"/>
    <w:rsid w:val="588D539B"/>
    <w:rsid w:val="588E76A2"/>
    <w:rsid w:val="58904322"/>
    <w:rsid w:val="5891B5E1"/>
    <w:rsid w:val="589865B2"/>
    <w:rsid w:val="5899C34B"/>
    <w:rsid w:val="589A366F"/>
    <w:rsid w:val="58AAB96E"/>
    <w:rsid w:val="58ADAC1E"/>
    <w:rsid w:val="58B36762"/>
    <w:rsid w:val="58B3DEE9"/>
    <w:rsid w:val="58B4114B"/>
    <w:rsid w:val="58B5BDDA"/>
    <w:rsid w:val="58BC8123"/>
    <w:rsid w:val="58BD22BF"/>
    <w:rsid w:val="58BEFDB4"/>
    <w:rsid w:val="58C007D1"/>
    <w:rsid w:val="58C6CA1B"/>
    <w:rsid w:val="58CCF44D"/>
    <w:rsid w:val="58CDAC15"/>
    <w:rsid w:val="58CEA37B"/>
    <w:rsid w:val="58D24C23"/>
    <w:rsid w:val="58D6A2BB"/>
    <w:rsid w:val="58E377CF"/>
    <w:rsid w:val="58E567B4"/>
    <w:rsid w:val="58E78637"/>
    <w:rsid w:val="58F1FB8C"/>
    <w:rsid w:val="58F4A2FF"/>
    <w:rsid w:val="58FA6200"/>
    <w:rsid w:val="58FC1BA2"/>
    <w:rsid w:val="58FE257A"/>
    <w:rsid w:val="58FF7BE3"/>
    <w:rsid w:val="590FF9A0"/>
    <w:rsid w:val="5914CD61"/>
    <w:rsid w:val="591BFCFF"/>
    <w:rsid w:val="591CC1B5"/>
    <w:rsid w:val="591DC79F"/>
    <w:rsid w:val="591F701C"/>
    <w:rsid w:val="5923FF55"/>
    <w:rsid w:val="59268105"/>
    <w:rsid w:val="5929D2B4"/>
    <w:rsid w:val="592F504C"/>
    <w:rsid w:val="592F7537"/>
    <w:rsid w:val="593935E5"/>
    <w:rsid w:val="593AB753"/>
    <w:rsid w:val="593F810E"/>
    <w:rsid w:val="594C84F4"/>
    <w:rsid w:val="594CDCB5"/>
    <w:rsid w:val="59575D5B"/>
    <w:rsid w:val="5958A91E"/>
    <w:rsid w:val="5969EC54"/>
    <w:rsid w:val="596E8DAB"/>
    <w:rsid w:val="5970BD38"/>
    <w:rsid w:val="59716D38"/>
    <w:rsid w:val="59719312"/>
    <w:rsid w:val="5978FB65"/>
    <w:rsid w:val="597AF6E7"/>
    <w:rsid w:val="597FC2B0"/>
    <w:rsid w:val="5980940C"/>
    <w:rsid w:val="5982FC44"/>
    <w:rsid w:val="5999A2B8"/>
    <w:rsid w:val="599DC09C"/>
    <w:rsid w:val="59A7BE65"/>
    <w:rsid w:val="59A81F60"/>
    <w:rsid w:val="59B3DDA5"/>
    <w:rsid w:val="59B7248C"/>
    <w:rsid w:val="59B8BD83"/>
    <w:rsid w:val="59BA2028"/>
    <w:rsid w:val="59BC67B1"/>
    <w:rsid w:val="59C5BC4B"/>
    <w:rsid w:val="59C8692D"/>
    <w:rsid w:val="59CEB230"/>
    <w:rsid w:val="59D01318"/>
    <w:rsid w:val="59D1A907"/>
    <w:rsid w:val="59D51D08"/>
    <w:rsid w:val="59DE27F1"/>
    <w:rsid w:val="59E39C03"/>
    <w:rsid w:val="59E42EDB"/>
    <w:rsid w:val="59E6AEC3"/>
    <w:rsid w:val="59EBF08E"/>
    <w:rsid w:val="59EFD7E8"/>
    <w:rsid w:val="5A0697CD"/>
    <w:rsid w:val="5A0D542F"/>
    <w:rsid w:val="5A0DED3A"/>
    <w:rsid w:val="5A0F558C"/>
    <w:rsid w:val="5A1A9165"/>
    <w:rsid w:val="5A1F9BA1"/>
    <w:rsid w:val="5A28CC1A"/>
    <w:rsid w:val="5A31501F"/>
    <w:rsid w:val="5A31D6B6"/>
    <w:rsid w:val="5A33AA2E"/>
    <w:rsid w:val="5A343613"/>
    <w:rsid w:val="5A373DDD"/>
    <w:rsid w:val="5A394E7E"/>
    <w:rsid w:val="5A3AFFFF"/>
    <w:rsid w:val="5A408E04"/>
    <w:rsid w:val="5A49D21D"/>
    <w:rsid w:val="5A4B4A77"/>
    <w:rsid w:val="5A545259"/>
    <w:rsid w:val="5A579130"/>
    <w:rsid w:val="5A59E0DD"/>
    <w:rsid w:val="5A5C5011"/>
    <w:rsid w:val="5A614BA0"/>
    <w:rsid w:val="5A61D075"/>
    <w:rsid w:val="5A64E23A"/>
    <w:rsid w:val="5A668265"/>
    <w:rsid w:val="5A6799A0"/>
    <w:rsid w:val="5A69E2D5"/>
    <w:rsid w:val="5A6D77C9"/>
    <w:rsid w:val="5A702941"/>
    <w:rsid w:val="5A74F46C"/>
    <w:rsid w:val="5A783152"/>
    <w:rsid w:val="5A81D901"/>
    <w:rsid w:val="5A847564"/>
    <w:rsid w:val="5A867D0C"/>
    <w:rsid w:val="5A876682"/>
    <w:rsid w:val="5A8CB0BD"/>
    <w:rsid w:val="5A96C215"/>
    <w:rsid w:val="5A97EC03"/>
    <w:rsid w:val="5A9909AE"/>
    <w:rsid w:val="5A9DD344"/>
    <w:rsid w:val="5A9DFA22"/>
    <w:rsid w:val="5AA272A2"/>
    <w:rsid w:val="5AA8857D"/>
    <w:rsid w:val="5AAFB0C7"/>
    <w:rsid w:val="5AB24E01"/>
    <w:rsid w:val="5AB5C03E"/>
    <w:rsid w:val="5AB6D02A"/>
    <w:rsid w:val="5AC156DC"/>
    <w:rsid w:val="5AC7769C"/>
    <w:rsid w:val="5AC802B1"/>
    <w:rsid w:val="5ACCD86B"/>
    <w:rsid w:val="5AD07D39"/>
    <w:rsid w:val="5AD8C027"/>
    <w:rsid w:val="5AE9A596"/>
    <w:rsid w:val="5AEB1827"/>
    <w:rsid w:val="5AF5427D"/>
    <w:rsid w:val="5AF56EC3"/>
    <w:rsid w:val="5AF8C53B"/>
    <w:rsid w:val="5B003C65"/>
    <w:rsid w:val="5B03A7DD"/>
    <w:rsid w:val="5B095E46"/>
    <w:rsid w:val="5B18487A"/>
    <w:rsid w:val="5B1EE066"/>
    <w:rsid w:val="5B1FD05E"/>
    <w:rsid w:val="5B231DBE"/>
    <w:rsid w:val="5B25329A"/>
    <w:rsid w:val="5B2550DF"/>
    <w:rsid w:val="5B29E5DE"/>
    <w:rsid w:val="5B2BD1CB"/>
    <w:rsid w:val="5B3BFC18"/>
    <w:rsid w:val="5B3D609F"/>
    <w:rsid w:val="5B3FC1D9"/>
    <w:rsid w:val="5B42285D"/>
    <w:rsid w:val="5B4A2CE3"/>
    <w:rsid w:val="5B4D4ABD"/>
    <w:rsid w:val="5B597E7C"/>
    <w:rsid w:val="5B633C8E"/>
    <w:rsid w:val="5B6441B3"/>
    <w:rsid w:val="5B6E7528"/>
    <w:rsid w:val="5B6ED7AB"/>
    <w:rsid w:val="5B72A6D9"/>
    <w:rsid w:val="5B73585C"/>
    <w:rsid w:val="5B752213"/>
    <w:rsid w:val="5B77A299"/>
    <w:rsid w:val="5B784F55"/>
    <w:rsid w:val="5B805BC3"/>
    <w:rsid w:val="5B82907E"/>
    <w:rsid w:val="5B873D3D"/>
    <w:rsid w:val="5B8D1C16"/>
    <w:rsid w:val="5B92743D"/>
    <w:rsid w:val="5B961310"/>
    <w:rsid w:val="5B9DD5C8"/>
    <w:rsid w:val="5B9EF6EC"/>
    <w:rsid w:val="5B9FD6DF"/>
    <w:rsid w:val="5BA90375"/>
    <w:rsid w:val="5BB3823D"/>
    <w:rsid w:val="5BB417BA"/>
    <w:rsid w:val="5BB41A2D"/>
    <w:rsid w:val="5BB93D43"/>
    <w:rsid w:val="5BBB80D4"/>
    <w:rsid w:val="5BC78AC0"/>
    <w:rsid w:val="5BCCBB81"/>
    <w:rsid w:val="5BD00674"/>
    <w:rsid w:val="5BD7D0DE"/>
    <w:rsid w:val="5BDF98AE"/>
    <w:rsid w:val="5BE3D00A"/>
    <w:rsid w:val="5BE3D1AB"/>
    <w:rsid w:val="5BF65756"/>
    <w:rsid w:val="5BFD0DB1"/>
    <w:rsid w:val="5C0C934C"/>
    <w:rsid w:val="5C0F69E4"/>
    <w:rsid w:val="5C14AF11"/>
    <w:rsid w:val="5C153C67"/>
    <w:rsid w:val="5C17068A"/>
    <w:rsid w:val="5C1B9162"/>
    <w:rsid w:val="5C1BE2CA"/>
    <w:rsid w:val="5C1F50B0"/>
    <w:rsid w:val="5C215B5D"/>
    <w:rsid w:val="5C234295"/>
    <w:rsid w:val="5C29403A"/>
    <w:rsid w:val="5C57F87A"/>
    <w:rsid w:val="5C590043"/>
    <w:rsid w:val="5C598197"/>
    <w:rsid w:val="5C5E54FD"/>
    <w:rsid w:val="5C600684"/>
    <w:rsid w:val="5C66F10E"/>
    <w:rsid w:val="5C67CBDE"/>
    <w:rsid w:val="5C7457F1"/>
    <w:rsid w:val="5C7D02C4"/>
    <w:rsid w:val="5C7EB8B1"/>
    <w:rsid w:val="5C8255C3"/>
    <w:rsid w:val="5C8FE013"/>
    <w:rsid w:val="5C94959C"/>
    <w:rsid w:val="5C962F96"/>
    <w:rsid w:val="5C983666"/>
    <w:rsid w:val="5CA00FEA"/>
    <w:rsid w:val="5CA18D16"/>
    <w:rsid w:val="5CA2104F"/>
    <w:rsid w:val="5CA40718"/>
    <w:rsid w:val="5CA4F638"/>
    <w:rsid w:val="5CA7BE97"/>
    <w:rsid w:val="5CA933D4"/>
    <w:rsid w:val="5CB18831"/>
    <w:rsid w:val="5CB263CF"/>
    <w:rsid w:val="5CB62F8A"/>
    <w:rsid w:val="5CBC5940"/>
    <w:rsid w:val="5CBDC5ED"/>
    <w:rsid w:val="5CBEEE1F"/>
    <w:rsid w:val="5CC4C0FE"/>
    <w:rsid w:val="5CC86F26"/>
    <w:rsid w:val="5CD16CEF"/>
    <w:rsid w:val="5CD61C50"/>
    <w:rsid w:val="5CD8A024"/>
    <w:rsid w:val="5CE29E3A"/>
    <w:rsid w:val="5CEE7740"/>
    <w:rsid w:val="5CF55124"/>
    <w:rsid w:val="5CFC0E05"/>
    <w:rsid w:val="5D0009EF"/>
    <w:rsid w:val="5D018014"/>
    <w:rsid w:val="5D099498"/>
    <w:rsid w:val="5D0BA2BB"/>
    <w:rsid w:val="5D0BB8D0"/>
    <w:rsid w:val="5D15C8B3"/>
    <w:rsid w:val="5D17DA34"/>
    <w:rsid w:val="5D1EE4D0"/>
    <w:rsid w:val="5D27A4B0"/>
    <w:rsid w:val="5D31B87D"/>
    <w:rsid w:val="5D34776D"/>
    <w:rsid w:val="5D45FDDC"/>
    <w:rsid w:val="5D59FAA7"/>
    <w:rsid w:val="5D61EEB8"/>
    <w:rsid w:val="5D63C63C"/>
    <w:rsid w:val="5D66B726"/>
    <w:rsid w:val="5D696A51"/>
    <w:rsid w:val="5D6A49B9"/>
    <w:rsid w:val="5D6EC7DB"/>
    <w:rsid w:val="5D74BB9A"/>
    <w:rsid w:val="5D84D79B"/>
    <w:rsid w:val="5D8C3892"/>
    <w:rsid w:val="5D9078DE"/>
    <w:rsid w:val="5D948FA2"/>
    <w:rsid w:val="5D9689A5"/>
    <w:rsid w:val="5D9825BB"/>
    <w:rsid w:val="5D9D7990"/>
    <w:rsid w:val="5D9E2327"/>
    <w:rsid w:val="5DA41D56"/>
    <w:rsid w:val="5DA5A3F7"/>
    <w:rsid w:val="5DA5A84E"/>
    <w:rsid w:val="5DAF69D0"/>
    <w:rsid w:val="5DB4B73F"/>
    <w:rsid w:val="5DB6484B"/>
    <w:rsid w:val="5DB811E1"/>
    <w:rsid w:val="5DBFA280"/>
    <w:rsid w:val="5DBFFAE4"/>
    <w:rsid w:val="5DC08D07"/>
    <w:rsid w:val="5DC13FBA"/>
    <w:rsid w:val="5DC5109B"/>
    <w:rsid w:val="5DC563E6"/>
    <w:rsid w:val="5DCB0892"/>
    <w:rsid w:val="5DCC8B41"/>
    <w:rsid w:val="5DD1855F"/>
    <w:rsid w:val="5DD261DB"/>
    <w:rsid w:val="5DD681AE"/>
    <w:rsid w:val="5DD98CE2"/>
    <w:rsid w:val="5DDBE5B0"/>
    <w:rsid w:val="5DDCC3ED"/>
    <w:rsid w:val="5DE473D7"/>
    <w:rsid w:val="5DE6B637"/>
    <w:rsid w:val="5DE99CA5"/>
    <w:rsid w:val="5DEA0D53"/>
    <w:rsid w:val="5DEA45EC"/>
    <w:rsid w:val="5DEB3205"/>
    <w:rsid w:val="5DEE887A"/>
    <w:rsid w:val="5DEF1111"/>
    <w:rsid w:val="5DF53E7D"/>
    <w:rsid w:val="5DF5A74C"/>
    <w:rsid w:val="5DFCA789"/>
    <w:rsid w:val="5E0107AF"/>
    <w:rsid w:val="5E057BC2"/>
    <w:rsid w:val="5E0A617D"/>
    <w:rsid w:val="5E0BF264"/>
    <w:rsid w:val="5E135138"/>
    <w:rsid w:val="5E1615FC"/>
    <w:rsid w:val="5E1A4292"/>
    <w:rsid w:val="5E2C9D32"/>
    <w:rsid w:val="5E35AE95"/>
    <w:rsid w:val="5E3DC452"/>
    <w:rsid w:val="5E3F9AD4"/>
    <w:rsid w:val="5E490540"/>
    <w:rsid w:val="5E4C0E67"/>
    <w:rsid w:val="5E52B40E"/>
    <w:rsid w:val="5E5566D1"/>
    <w:rsid w:val="5E5685D4"/>
    <w:rsid w:val="5E577404"/>
    <w:rsid w:val="5E5F86AD"/>
    <w:rsid w:val="5E5F99C8"/>
    <w:rsid w:val="5E611BDF"/>
    <w:rsid w:val="5E61490C"/>
    <w:rsid w:val="5E643F87"/>
    <w:rsid w:val="5E66A7E6"/>
    <w:rsid w:val="5E683C49"/>
    <w:rsid w:val="5E685231"/>
    <w:rsid w:val="5E74B1C2"/>
    <w:rsid w:val="5E7AF151"/>
    <w:rsid w:val="5E7E4145"/>
    <w:rsid w:val="5E872FC4"/>
    <w:rsid w:val="5E8DF02C"/>
    <w:rsid w:val="5E8F42DA"/>
    <w:rsid w:val="5E8F53A8"/>
    <w:rsid w:val="5E93C835"/>
    <w:rsid w:val="5E96E475"/>
    <w:rsid w:val="5E9F8701"/>
    <w:rsid w:val="5EA02DB3"/>
    <w:rsid w:val="5EA523DA"/>
    <w:rsid w:val="5EAD9DA7"/>
    <w:rsid w:val="5EB19914"/>
    <w:rsid w:val="5EB1D78F"/>
    <w:rsid w:val="5EB3F737"/>
    <w:rsid w:val="5EB80D0E"/>
    <w:rsid w:val="5EB8C5DE"/>
    <w:rsid w:val="5EB8CD05"/>
    <w:rsid w:val="5EBF0852"/>
    <w:rsid w:val="5EBF25DA"/>
    <w:rsid w:val="5EC4B0EE"/>
    <w:rsid w:val="5EC6F014"/>
    <w:rsid w:val="5ECA7B8F"/>
    <w:rsid w:val="5ECCF5DB"/>
    <w:rsid w:val="5ED00C2B"/>
    <w:rsid w:val="5ED0CCE8"/>
    <w:rsid w:val="5ED3E1D2"/>
    <w:rsid w:val="5ED4C015"/>
    <w:rsid w:val="5ED62D3C"/>
    <w:rsid w:val="5ED714E7"/>
    <w:rsid w:val="5EDAC7F9"/>
    <w:rsid w:val="5EDC2EC0"/>
    <w:rsid w:val="5EE451B4"/>
    <w:rsid w:val="5EE5C431"/>
    <w:rsid w:val="5EE724E7"/>
    <w:rsid w:val="5EE94C11"/>
    <w:rsid w:val="5EEA9C9D"/>
    <w:rsid w:val="5F03F3CA"/>
    <w:rsid w:val="5F14ADCB"/>
    <w:rsid w:val="5F173970"/>
    <w:rsid w:val="5F262C66"/>
    <w:rsid w:val="5F27FC3D"/>
    <w:rsid w:val="5F285EA4"/>
    <w:rsid w:val="5F2F3D32"/>
    <w:rsid w:val="5F37185C"/>
    <w:rsid w:val="5F384D94"/>
    <w:rsid w:val="5F39DC27"/>
    <w:rsid w:val="5F3B1084"/>
    <w:rsid w:val="5F48E97A"/>
    <w:rsid w:val="5F4D05FC"/>
    <w:rsid w:val="5F5610DE"/>
    <w:rsid w:val="5F566CF2"/>
    <w:rsid w:val="5F57E687"/>
    <w:rsid w:val="5F59EE2F"/>
    <w:rsid w:val="5F5C5D68"/>
    <w:rsid w:val="5F60F864"/>
    <w:rsid w:val="5F610C05"/>
    <w:rsid w:val="5F65D70D"/>
    <w:rsid w:val="5F6E323C"/>
    <w:rsid w:val="5F6F954F"/>
    <w:rsid w:val="5F7194E2"/>
    <w:rsid w:val="5F780C5B"/>
    <w:rsid w:val="5F81BC28"/>
    <w:rsid w:val="5F87C476"/>
    <w:rsid w:val="5F8A58DB"/>
    <w:rsid w:val="5F949DB8"/>
    <w:rsid w:val="5F96268E"/>
    <w:rsid w:val="5F9EEFE2"/>
    <w:rsid w:val="5FA06CCB"/>
    <w:rsid w:val="5FA5E46E"/>
    <w:rsid w:val="5FA97117"/>
    <w:rsid w:val="5FAC9AE0"/>
    <w:rsid w:val="5FB5122C"/>
    <w:rsid w:val="5FBA9650"/>
    <w:rsid w:val="5FBE4E16"/>
    <w:rsid w:val="5FC0191B"/>
    <w:rsid w:val="5FCE9085"/>
    <w:rsid w:val="5FD26ED5"/>
    <w:rsid w:val="5FD92DD8"/>
    <w:rsid w:val="5FE0D496"/>
    <w:rsid w:val="5FE8B3EC"/>
    <w:rsid w:val="5FEBD346"/>
    <w:rsid w:val="5FEF6304"/>
    <w:rsid w:val="5FF16DA0"/>
    <w:rsid w:val="5FF238A7"/>
    <w:rsid w:val="5FF37E38"/>
    <w:rsid w:val="5FF68EE1"/>
    <w:rsid w:val="5FF80BC0"/>
    <w:rsid w:val="5FF96828"/>
    <w:rsid w:val="5FFC3F34"/>
    <w:rsid w:val="60009260"/>
    <w:rsid w:val="6000B77D"/>
    <w:rsid w:val="600669BE"/>
    <w:rsid w:val="60097C9C"/>
    <w:rsid w:val="6018810D"/>
    <w:rsid w:val="6021C35B"/>
    <w:rsid w:val="6032A6E3"/>
    <w:rsid w:val="6037AAB1"/>
    <w:rsid w:val="603D5D35"/>
    <w:rsid w:val="604170E8"/>
    <w:rsid w:val="6045DE3D"/>
    <w:rsid w:val="604AD9B0"/>
    <w:rsid w:val="604AF880"/>
    <w:rsid w:val="604EC962"/>
    <w:rsid w:val="6054ECD0"/>
    <w:rsid w:val="60557EC5"/>
    <w:rsid w:val="60596557"/>
    <w:rsid w:val="60599E7B"/>
    <w:rsid w:val="605C5864"/>
    <w:rsid w:val="605EFF24"/>
    <w:rsid w:val="605F4B90"/>
    <w:rsid w:val="606045A2"/>
    <w:rsid w:val="6061ABBE"/>
    <w:rsid w:val="6065CC87"/>
    <w:rsid w:val="60676570"/>
    <w:rsid w:val="6068A6F9"/>
    <w:rsid w:val="606956D4"/>
    <w:rsid w:val="60721BBA"/>
    <w:rsid w:val="60723D12"/>
    <w:rsid w:val="607550FB"/>
    <w:rsid w:val="6077909D"/>
    <w:rsid w:val="60793053"/>
    <w:rsid w:val="607AF484"/>
    <w:rsid w:val="607C0380"/>
    <w:rsid w:val="6086C871"/>
    <w:rsid w:val="608889CB"/>
    <w:rsid w:val="608C6E7A"/>
    <w:rsid w:val="608F3058"/>
    <w:rsid w:val="60925CB6"/>
    <w:rsid w:val="60943822"/>
    <w:rsid w:val="6099B86E"/>
    <w:rsid w:val="609F2C39"/>
    <w:rsid w:val="60A2A4BD"/>
    <w:rsid w:val="60ABBA2E"/>
    <w:rsid w:val="60B118BA"/>
    <w:rsid w:val="60B1AC74"/>
    <w:rsid w:val="60B39E1C"/>
    <w:rsid w:val="60B5E1CF"/>
    <w:rsid w:val="60BB265A"/>
    <w:rsid w:val="60C45316"/>
    <w:rsid w:val="60C61302"/>
    <w:rsid w:val="60C954A9"/>
    <w:rsid w:val="60CE3004"/>
    <w:rsid w:val="60D372B0"/>
    <w:rsid w:val="60D5AC88"/>
    <w:rsid w:val="60E4979C"/>
    <w:rsid w:val="60E4D834"/>
    <w:rsid w:val="60E66DBA"/>
    <w:rsid w:val="60E96EC2"/>
    <w:rsid w:val="60ED6743"/>
    <w:rsid w:val="60F23D53"/>
    <w:rsid w:val="60F2B63C"/>
    <w:rsid w:val="60F2E9CE"/>
    <w:rsid w:val="60F3B6E8"/>
    <w:rsid w:val="60F5B8C8"/>
    <w:rsid w:val="60F76C2C"/>
    <w:rsid w:val="60F8A3F2"/>
    <w:rsid w:val="61024404"/>
    <w:rsid w:val="61101F23"/>
    <w:rsid w:val="61167227"/>
    <w:rsid w:val="61217C6B"/>
    <w:rsid w:val="61294ECF"/>
    <w:rsid w:val="613447F2"/>
    <w:rsid w:val="6135025F"/>
    <w:rsid w:val="614183AC"/>
    <w:rsid w:val="61508349"/>
    <w:rsid w:val="6150E494"/>
    <w:rsid w:val="616219DE"/>
    <w:rsid w:val="61631C07"/>
    <w:rsid w:val="616806BF"/>
    <w:rsid w:val="616BA789"/>
    <w:rsid w:val="616DCF00"/>
    <w:rsid w:val="6170CD04"/>
    <w:rsid w:val="6174FE39"/>
    <w:rsid w:val="61756514"/>
    <w:rsid w:val="617F6AA2"/>
    <w:rsid w:val="618641C8"/>
    <w:rsid w:val="618F20B1"/>
    <w:rsid w:val="61995070"/>
    <w:rsid w:val="619C87DE"/>
    <w:rsid w:val="61A01641"/>
    <w:rsid w:val="61A04889"/>
    <w:rsid w:val="61A6AF68"/>
    <w:rsid w:val="61B57B52"/>
    <w:rsid w:val="61B755AE"/>
    <w:rsid w:val="61C155B0"/>
    <w:rsid w:val="61C75970"/>
    <w:rsid w:val="61CF6C98"/>
    <w:rsid w:val="61D0DDFE"/>
    <w:rsid w:val="61DF3F0E"/>
    <w:rsid w:val="61E2F679"/>
    <w:rsid w:val="61E53E69"/>
    <w:rsid w:val="61E6C8E1"/>
    <w:rsid w:val="61E74813"/>
    <w:rsid w:val="61E939D6"/>
    <w:rsid w:val="61EEADE8"/>
    <w:rsid w:val="61F2C79C"/>
    <w:rsid w:val="61F3FA9B"/>
    <w:rsid w:val="61F4C3BE"/>
    <w:rsid w:val="61F9F055"/>
    <w:rsid w:val="61FBDB54"/>
    <w:rsid w:val="62038C4C"/>
    <w:rsid w:val="620636D2"/>
    <w:rsid w:val="62077426"/>
    <w:rsid w:val="620BCAE5"/>
    <w:rsid w:val="620C4AD0"/>
    <w:rsid w:val="6213EC4F"/>
    <w:rsid w:val="62150FDE"/>
    <w:rsid w:val="6218076D"/>
    <w:rsid w:val="62296B28"/>
    <w:rsid w:val="62326F5B"/>
    <w:rsid w:val="6234C57C"/>
    <w:rsid w:val="623DBADC"/>
    <w:rsid w:val="623E6742"/>
    <w:rsid w:val="623E8AAC"/>
    <w:rsid w:val="623EBBC7"/>
    <w:rsid w:val="62420596"/>
    <w:rsid w:val="62524D2A"/>
    <w:rsid w:val="62556EAB"/>
    <w:rsid w:val="62602C56"/>
    <w:rsid w:val="6263056B"/>
    <w:rsid w:val="6266DDF4"/>
    <w:rsid w:val="626992C7"/>
    <w:rsid w:val="6269BA87"/>
    <w:rsid w:val="626B7A54"/>
    <w:rsid w:val="628177CF"/>
    <w:rsid w:val="6283A7AE"/>
    <w:rsid w:val="628F8749"/>
    <w:rsid w:val="629893CC"/>
    <w:rsid w:val="629C4BAF"/>
    <w:rsid w:val="62A841F6"/>
    <w:rsid w:val="62AAA5F3"/>
    <w:rsid w:val="62AD95C6"/>
    <w:rsid w:val="62B4A424"/>
    <w:rsid w:val="62B63D4C"/>
    <w:rsid w:val="62BBDEAA"/>
    <w:rsid w:val="62C5B429"/>
    <w:rsid w:val="62C6C00C"/>
    <w:rsid w:val="62CDB204"/>
    <w:rsid w:val="62CF4983"/>
    <w:rsid w:val="62D5054D"/>
    <w:rsid w:val="62DBDF24"/>
    <w:rsid w:val="62DF72A9"/>
    <w:rsid w:val="62DFDE90"/>
    <w:rsid w:val="62E028DD"/>
    <w:rsid w:val="62E10C62"/>
    <w:rsid w:val="62E4804B"/>
    <w:rsid w:val="62F8A2CE"/>
    <w:rsid w:val="62FAEE1D"/>
    <w:rsid w:val="62FD6EB6"/>
    <w:rsid w:val="62FEC451"/>
    <w:rsid w:val="6303D720"/>
    <w:rsid w:val="630777EA"/>
    <w:rsid w:val="630C8D71"/>
    <w:rsid w:val="63140B77"/>
    <w:rsid w:val="63141598"/>
    <w:rsid w:val="63171E4F"/>
    <w:rsid w:val="63174ABF"/>
    <w:rsid w:val="631B91D2"/>
    <w:rsid w:val="63268A5B"/>
    <w:rsid w:val="632AB542"/>
    <w:rsid w:val="632DD81C"/>
    <w:rsid w:val="6335C259"/>
    <w:rsid w:val="63360984"/>
    <w:rsid w:val="6338583F"/>
    <w:rsid w:val="633C18EA"/>
    <w:rsid w:val="633D359F"/>
    <w:rsid w:val="633D47DF"/>
    <w:rsid w:val="633E256A"/>
    <w:rsid w:val="63427138"/>
    <w:rsid w:val="63453154"/>
    <w:rsid w:val="6347B1FF"/>
    <w:rsid w:val="634B8411"/>
    <w:rsid w:val="6358761B"/>
    <w:rsid w:val="6358D59D"/>
    <w:rsid w:val="6359EB16"/>
    <w:rsid w:val="6361DDEC"/>
    <w:rsid w:val="63644205"/>
    <w:rsid w:val="637028CB"/>
    <w:rsid w:val="63753430"/>
    <w:rsid w:val="637911AA"/>
    <w:rsid w:val="637AA997"/>
    <w:rsid w:val="637AFA54"/>
    <w:rsid w:val="637CEB7D"/>
    <w:rsid w:val="63800A80"/>
    <w:rsid w:val="6381D17A"/>
    <w:rsid w:val="638274FF"/>
    <w:rsid w:val="63850A37"/>
    <w:rsid w:val="638519D1"/>
    <w:rsid w:val="638548B2"/>
    <w:rsid w:val="638ABFA2"/>
    <w:rsid w:val="638AD194"/>
    <w:rsid w:val="638AD824"/>
    <w:rsid w:val="63930B7E"/>
    <w:rsid w:val="63969FE6"/>
    <w:rsid w:val="639778E4"/>
    <w:rsid w:val="63982DFB"/>
    <w:rsid w:val="63A13B44"/>
    <w:rsid w:val="63A34487"/>
    <w:rsid w:val="63A4A52F"/>
    <w:rsid w:val="63A53257"/>
    <w:rsid w:val="63A572B6"/>
    <w:rsid w:val="63ADD21E"/>
    <w:rsid w:val="63B9626D"/>
    <w:rsid w:val="63C575CB"/>
    <w:rsid w:val="63C6DBA6"/>
    <w:rsid w:val="63C93F65"/>
    <w:rsid w:val="63C97BFF"/>
    <w:rsid w:val="63D27289"/>
    <w:rsid w:val="63D3164D"/>
    <w:rsid w:val="63D6F486"/>
    <w:rsid w:val="63D765B3"/>
    <w:rsid w:val="63D7B439"/>
    <w:rsid w:val="63D9F1EB"/>
    <w:rsid w:val="63DDC971"/>
    <w:rsid w:val="63E1701E"/>
    <w:rsid w:val="63E3E04B"/>
    <w:rsid w:val="63E558D1"/>
    <w:rsid w:val="63E62DA7"/>
    <w:rsid w:val="63EBA941"/>
    <w:rsid w:val="63FB4777"/>
    <w:rsid w:val="63FB5154"/>
    <w:rsid w:val="6404E97F"/>
    <w:rsid w:val="640CA91F"/>
    <w:rsid w:val="64146FD4"/>
    <w:rsid w:val="6417A65C"/>
    <w:rsid w:val="6428871E"/>
    <w:rsid w:val="64299874"/>
    <w:rsid w:val="6429C576"/>
    <w:rsid w:val="6429DE15"/>
    <w:rsid w:val="642AD86D"/>
    <w:rsid w:val="64330619"/>
    <w:rsid w:val="64341FB2"/>
    <w:rsid w:val="64386EC4"/>
    <w:rsid w:val="6439F7D5"/>
    <w:rsid w:val="643D9B9F"/>
    <w:rsid w:val="643F0AE4"/>
    <w:rsid w:val="64476795"/>
    <w:rsid w:val="6452D239"/>
    <w:rsid w:val="6452EA0B"/>
    <w:rsid w:val="645E5295"/>
    <w:rsid w:val="645FB395"/>
    <w:rsid w:val="64642F4D"/>
    <w:rsid w:val="646A748C"/>
    <w:rsid w:val="646B22AE"/>
    <w:rsid w:val="647057B1"/>
    <w:rsid w:val="6473DDEE"/>
    <w:rsid w:val="647808C2"/>
    <w:rsid w:val="6478169E"/>
    <w:rsid w:val="6478E557"/>
    <w:rsid w:val="647C6B8A"/>
    <w:rsid w:val="648622A2"/>
    <w:rsid w:val="64892B6E"/>
    <w:rsid w:val="648FAF27"/>
    <w:rsid w:val="64944560"/>
    <w:rsid w:val="64A1D752"/>
    <w:rsid w:val="64A3A0FF"/>
    <w:rsid w:val="64A48CE3"/>
    <w:rsid w:val="64B103E7"/>
    <w:rsid w:val="64B87C7B"/>
    <w:rsid w:val="64B9CB1E"/>
    <w:rsid w:val="64C19458"/>
    <w:rsid w:val="64C3F2B6"/>
    <w:rsid w:val="64CE7322"/>
    <w:rsid w:val="64D7E94B"/>
    <w:rsid w:val="64DDE814"/>
    <w:rsid w:val="64E7FEE8"/>
    <w:rsid w:val="64EFD106"/>
    <w:rsid w:val="64F557B4"/>
    <w:rsid w:val="64F5F4FA"/>
    <w:rsid w:val="64F6EC23"/>
    <w:rsid w:val="64F70754"/>
    <w:rsid w:val="64FE951B"/>
    <w:rsid w:val="650B1BD4"/>
    <w:rsid w:val="65103DF7"/>
    <w:rsid w:val="6514E20B"/>
    <w:rsid w:val="6517CE83"/>
    <w:rsid w:val="651876AA"/>
    <w:rsid w:val="651A0901"/>
    <w:rsid w:val="6520DA98"/>
    <w:rsid w:val="6520EA32"/>
    <w:rsid w:val="65223943"/>
    <w:rsid w:val="6522DB7D"/>
    <w:rsid w:val="652338BB"/>
    <w:rsid w:val="65261FA7"/>
    <w:rsid w:val="65269003"/>
    <w:rsid w:val="65296112"/>
    <w:rsid w:val="652C35E5"/>
    <w:rsid w:val="652C9103"/>
    <w:rsid w:val="652F6188"/>
    <w:rsid w:val="653B00EF"/>
    <w:rsid w:val="653C925C"/>
    <w:rsid w:val="653EF5AF"/>
    <w:rsid w:val="654258A6"/>
    <w:rsid w:val="655AD192"/>
    <w:rsid w:val="655AE1EC"/>
    <w:rsid w:val="65675D27"/>
    <w:rsid w:val="656ACB79"/>
    <w:rsid w:val="656FA01B"/>
    <w:rsid w:val="657613E7"/>
    <w:rsid w:val="6578B74F"/>
    <w:rsid w:val="657BBFFB"/>
    <w:rsid w:val="6581E8D8"/>
    <w:rsid w:val="658C79C8"/>
    <w:rsid w:val="65981B95"/>
    <w:rsid w:val="659AD3F6"/>
    <w:rsid w:val="65A77052"/>
    <w:rsid w:val="65AC19EB"/>
    <w:rsid w:val="65ACAC14"/>
    <w:rsid w:val="65B221C0"/>
    <w:rsid w:val="65B2768F"/>
    <w:rsid w:val="65BCAD9C"/>
    <w:rsid w:val="65C01A9B"/>
    <w:rsid w:val="65C318F8"/>
    <w:rsid w:val="65C7280B"/>
    <w:rsid w:val="65C92FB3"/>
    <w:rsid w:val="65D0251E"/>
    <w:rsid w:val="65D3696D"/>
    <w:rsid w:val="65D719AD"/>
    <w:rsid w:val="65DABD1D"/>
    <w:rsid w:val="65E2F283"/>
    <w:rsid w:val="65E3BF7E"/>
    <w:rsid w:val="65E64D70"/>
    <w:rsid w:val="65ED3295"/>
    <w:rsid w:val="65F235C0"/>
    <w:rsid w:val="65F95EC4"/>
    <w:rsid w:val="660CA60F"/>
    <w:rsid w:val="66188B4C"/>
    <w:rsid w:val="66246FB4"/>
    <w:rsid w:val="66253D10"/>
    <w:rsid w:val="66286881"/>
    <w:rsid w:val="6630961D"/>
    <w:rsid w:val="66373485"/>
    <w:rsid w:val="663A4202"/>
    <w:rsid w:val="663F52D9"/>
    <w:rsid w:val="6642551A"/>
    <w:rsid w:val="66533294"/>
    <w:rsid w:val="6653C731"/>
    <w:rsid w:val="665573A4"/>
    <w:rsid w:val="66559B7F"/>
    <w:rsid w:val="66598E39"/>
    <w:rsid w:val="665A74D0"/>
    <w:rsid w:val="665F76C8"/>
    <w:rsid w:val="66636AF2"/>
    <w:rsid w:val="666BEC46"/>
    <w:rsid w:val="666ED8A1"/>
    <w:rsid w:val="6670B681"/>
    <w:rsid w:val="66712A65"/>
    <w:rsid w:val="6675C8A7"/>
    <w:rsid w:val="6678F1AC"/>
    <w:rsid w:val="667EA21F"/>
    <w:rsid w:val="667EAA17"/>
    <w:rsid w:val="66847E6D"/>
    <w:rsid w:val="668543FB"/>
    <w:rsid w:val="668DBA1F"/>
    <w:rsid w:val="668FB23E"/>
    <w:rsid w:val="6695C528"/>
    <w:rsid w:val="669C3FDA"/>
    <w:rsid w:val="669EE3A7"/>
    <w:rsid w:val="66A7A4F0"/>
    <w:rsid w:val="66ABBBC2"/>
    <w:rsid w:val="66AC9290"/>
    <w:rsid w:val="66B0B26C"/>
    <w:rsid w:val="66B48C3F"/>
    <w:rsid w:val="66B886E9"/>
    <w:rsid w:val="66B97EA5"/>
    <w:rsid w:val="66BB3FDC"/>
    <w:rsid w:val="66BCAAF9"/>
    <w:rsid w:val="66BF091C"/>
    <w:rsid w:val="66C2EEC8"/>
    <w:rsid w:val="66C43BCF"/>
    <w:rsid w:val="66D6D150"/>
    <w:rsid w:val="66D7BC43"/>
    <w:rsid w:val="66DAE549"/>
    <w:rsid w:val="66DC6E81"/>
    <w:rsid w:val="66DCC599"/>
    <w:rsid w:val="66E6E8B1"/>
    <w:rsid w:val="66E740A5"/>
    <w:rsid w:val="66F15987"/>
    <w:rsid w:val="66F3D0B2"/>
    <w:rsid w:val="66F89607"/>
    <w:rsid w:val="66FE1D57"/>
    <w:rsid w:val="66FE67FF"/>
    <w:rsid w:val="67011CC1"/>
    <w:rsid w:val="67059673"/>
    <w:rsid w:val="670721D6"/>
    <w:rsid w:val="6708DA57"/>
    <w:rsid w:val="6709A814"/>
    <w:rsid w:val="670C3ABD"/>
    <w:rsid w:val="670F0675"/>
    <w:rsid w:val="671842D8"/>
    <w:rsid w:val="671A8134"/>
    <w:rsid w:val="671DB939"/>
    <w:rsid w:val="67201B30"/>
    <w:rsid w:val="67209DAD"/>
    <w:rsid w:val="672627DA"/>
    <w:rsid w:val="6728539D"/>
    <w:rsid w:val="672F2AD3"/>
    <w:rsid w:val="672F8AE6"/>
    <w:rsid w:val="672FE0BC"/>
    <w:rsid w:val="6731B697"/>
    <w:rsid w:val="6734D64F"/>
    <w:rsid w:val="67372500"/>
    <w:rsid w:val="6738A0AC"/>
    <w:rsid w:val="67423C9D"/>
    <w:rsid w:val="6742DF60"/>
    <w:rsid w:val="674340B3"/>
    <w:rsid w:val="674E46F0"/>
    <w:rsid w:val="674F61B3"/>
    <w:rsid w:val="6754EA80"/>
    <w:rsid w:val="67598BDF"/>
    <w:rsid w:val="675B9985"/>
    <w:rsid w:val="67617ED7"/>
    <w:rsid w:val="6762306A"/>
    <w:rsid w:val="67640E04"/>
    <w:rsid w:val="67650014"/>
    <w:rsid w:val="676B8AB0"/>
    <w:rsid w:val="676BB51C"/>
    <w:rsid w:val="676FE6E5"/>
    <w:rsid w:val="67750B72"/>
    <w:rsid w:val="677610F5"/>
    <w:rsid w:val="677A2853"/>
    <w:rsid w:val="6781A6A9"/>
    <w:rsid w:val="678C83DE"/>
    <w:rsid w:val="678CB5FF"/>
    <w:rsid w:val="678CCE0D"/>
    <w:rsid w:val="678F069C"/>
    <w:rsid w:val="67999785"/>
    <w:rsid w:val="67A3CFE5"/>
    <w:rsid w:val="67A77BCA"/>
    <w:rsid w:val="67B13EFA"/>
    <w:rsid w:val="67B5A9D7"/>
    <w:rsid w:val="67B8F426"/>
    <w:rsid w:val="67BA153E"/>
    <w:rsid w:val="67BB482E"/>
    <w:rsid w:val="67BBFF3B"/>
    <w:rsid w:val="67C10D71"/>
    <w:rsid w:val="67C2842A"/>
    <w:rsid w:val="67CECA42"/>
    <w:rsid w:val="67D48795"/>
    <w:rsid w:val="67DC29C3"/>
    <w:rsid w:val="67DC4F02"/>
    <w:rsid w:val="67F04586"/>
    <w:rsid w:val="67F0A058"/>
    <w:rsid w:val="67F5144F"/>
    <w:rsid w:val="67F569C1"/>
    <w:rsid w:val="67F762A1"/>
    <w:rsid w:val="680BC962"/>
    <w:rsid w:val="680F2996"/>
    <w:rsid w:val="68139EB4"/>
    <w:rsid w:val="681FA8C8"/>
    <w:rsid w:val="6824BCD6"/>
    <w:rsid w:val="68269732"/>
    <w:rsid w:val="682D95BC"/>
    <w:rsid w:val="682DE09E"/>
    <w:rsid w:val="6830EF89"/>
    <w:rsid w:val="68319B27"/>
    <w:rsid w:val="6833A5D3"/>
    <w:rsid w:val="683C6792"/>
    <w:rsid w:val="683EB6CE"/>
    <w:rsid w:val="6841211E"/>
    <w:rsid w:val="68454D2B"/>
    <w:rsid w:val="684A2CA6"/>
    <w:rsid w:val="68505CA0"/>
    <w:rsid w:val="68547BF0"/>
    <w:rsid w:val="685DEF6C"/>
    <w:rsid w:val="685E30C5"/>
    <w:rsid w:val="685FA69D"/>
    <w:rsid w:val="68608586"/>
    <w:rsid w:val="686431C5"/>
    <w:rsid w:val="68679566"/>
    <w:rsid w:val="6869CC4A"/>
    <w:rsid w:val="686F31A8"/>
    <w:rsid w:val="6873B8DE"/>
    <w:rsid w:val="687785F6"/>
    <w:rsid w:val="687A3E4E"/>
    <w:rsid w:val="687B6F04"/>
    <w:rsid w:val="687EA485"/>
    <w:rsid w:val="68843E4B"/>
    <w:rsid w:val="6884EA16"/>
    <w:rsid w:val="68860710"/>
    <w:rsid w:val="68877D77"/>
    <w:rsid w:val="6894C86E"/>
    <w:rsid w:val="689C487A"/>
    <w:rsid w:val="689CED22"/>
    <w:rsid w:val="689D66A8"/>
    <w:rsid w:val="689F7068"/>
    <w:rsid w:val="68A17313"/>
    <w:rsid w:val="68A26594"/>
    <w:rsid w:val="68B78534"/>
    <w:rsid w:val="68B917E4"/>
    <w:rsid w:val="68B94C5B"/>
    <w:rsid w:val="68C25650"/>
    <w:rsid w:val="68C3C403"/>
    <w:rsid w:val="68CD41AF"/>
    <w:rsid w:val="68D36AD3"/>
    <w:rsid w:val="68D45C0A"/>
    <w:rsid w:val="68D4BF1C"/>
    <w:rsid w:val="68D5820B"/>
    <w:rsid w:val="68DF1114"/>
    <w:rsid w:val="68E2F8FE"/>
    <w:rsid w:val="68E3BAAD"/>
    <w:rsid w:val="68E52ED3"/>
    <w:rsid w:val="68E9082B"/>
    <w:rsid w:val="68FB1F25"/>
    <w:rsid w:val="68FFDE65"/>
    <w:rsid w:val="690097F5"/>
    <w:rsid w:val="69010495"/>
    <w:rsid w:val="690350BF"/>
    <w:rsid w:val="69152E17"/>
    <w:rsid w:val="691B7E7B"/>
    <w:rsid w:val="6920B0E8"/>
    <w:rsid w:val="692A7243"/>
    <w:rsid w:val="6932FC74"/>
    <w:rsid w:val="694484B2"/>
    <w:rsid w:val="694A4653"/>
    <w:rsid w:val="6952283D"/>
    <w:rsid w:val="6954C487"/>
    <w:rsid w:val="69563524"/>
    <w:rsid w:val="69565A2B"/>
    <w:rsid w:val="6956C283"/>
    <w:rsid w:val="69663E8A"/>
    <w:rsid w:val="6966CF40"/>
    <w:rsid w:val="69687470"/>
    <w:rsid w:val="696ED547"/>
    <w:rsid w:val="6973B56F"/>
    <w:rsid w:val="6981AE02"/>
    <w:rsid w:val="698A086C"/>
    <w:rsid w:val="698C15E7"/>
    <w:rsid w:val="6996692F"/>
    <w:rsid w:val="69992E47"/>
    <w:rsid w:val="6999CA01"/>
    <w:rsid w:val="69A147A8"/>
    <w:rsid w:val="69A53D75"/>
    <w:rsid w:val="69A799C3"/>
    <w:rsid w:val="69AA627F"/>
    <w:rsid w:val="69AC49E7"/>
    <w:rsid w:val="69ADF6A7"/>
    <w:rsid w:val="69AE7DEC"/>
    <w:rsid w:val="69AFE759"/>
    <w:rsid w:val="69B2F5C0"/>
    <w:rsid w:val="69B5B3A1"/>
    <w:rsid w:val="69B6D829"/>
    <w:rsid w:val="69BE95F4"/>
    <w:rsid w:val="69C23D75"/>
    <w:rsid w:val="69C4739E"/>
    <w:rsid w:val="69C7F739"/>
    <w:rsid w:val="69C939F0"/>
    <w:rsid w:val="69CD753E"/>
    <w:rsid w:val="69CE7875"/>
    <w:rsid w:val="69CFE2B5"/>
    <w:rsid w:val="69D01765"/>
    <w:rsid w:val="69D0395A"/>
    <w:rsid w:val="69D8DA33"/>
    <w:rsid w:val="69EC2D01"/>
    <w:rsid w:val="69EDC8FE"/>
    <w:rsid w:val="69EE5C59"/>
    <w:rsid w:val="69F28DDC"/>
    <w:rsid w:val="69F3F18A"/>
    <w:rsid w:val="69F44BBB"/>
    <w:rsid w:val="69F54FF2"/>
    <w:rsid w:val="69FA268C"/>
    <w:rsid w:val="69FAB5A8"/>
    <w:rsid w:val="69FACFB6"/>
    <w:rsid w:val="6A000226"/>
    <w:rsid w:val="6A02D5FC"/>
    <w:rsid w:val="6A0BF9E0"/>
    <w:rsid w:val="6A119F20"/>
    <w:rsid w:val="6A12860B"/>
    <w:rsid w:val="6A135657"/>
    <w:rsid w:val="6A180F30"/>
    <w:rsid w:val="6A1AC359"/>
    <w:rsid w:val="6A1E220F"/>
    <w:rsid w:val="6A2B6D2B"/>
    <w:rsid w:val="6A2BC9D0"/>
    <w:rsid w:val="6A37A4C5"/>
    <w:rsid w:val="6A37D921"/>
    <w:rsid w:val="6A3C2021"/>
    <w:rsid w:val="6A4022ED"/>
    <w:rsid w:val="6A45553F"/>
    <w:rsid w:val="6A5119A2"/>
    <w:rsid w:val="6A525C69"/>
    <w:rsid w:val="6A5C515A"/>
    <w:rsid w:val="6A6176FA"/>
    <w:rsid w:val="6A6197EA"/>
    <w:rsid w:val="6A6458AE"/>
    <w:rsid w:val="6A6F92EB"/>
    <w:rsid w:val="6A75B3B8"/>
    <w:rsid w:val="6A76EB44"/>
    <w:rsid w:val="6A78DF4C"/>
    <w:rsid w:val="6A85D725"/>
    <w:rsid w:val="6A88EFAE"/>
    <w:rsid w:val="6A8CA466"/>
    <w:rsid w:val="6A933A47"/>
    <w:rsid w:val="6A983202"/>
    <w:rsid w:val="6A9836B4"/>
    <w:rsid w:val="6A9B27CD"/>
    <w:rsid w:val="6A9B6480"/>
    <w:rsid w:val="6A9BC2B5"/>
    <w:rsid w:val="6A9CA0D6"/>
    <w:rsid w:val="6A9F7F4E"/>
    <w:rsid w:val="6AA2921B"/>
    <w:rsid w:val="6AB80FEA"/>
    <w:rsid w:val="6AB8A7AB"/>
    <w:rsid w:val="6ABE3D40"/>
    <w:rsid w:val="6ACFEB30"/>
    <w:rsid w:val="6AD7BBF6"/>
    <w:rsid w:val="6ADEF819"/>
    <w:rsid w:val="6AE25977"/>
    <w:rsid w:val="6AEAD0DC"/>
    <w:rsid w:val="6AED69D1"/>
    <w:rsid w:val="6AF6F15E"/>
    <w:rsid w:val="6AFE1B08"/>
    <w:rsid w:val="6B023036"/>
    <w:rsid w:val="6B04DF43"/>
    <w:rsid w:val="6B0AB18D"/>
    <w:rsid w:val="6B105A01"/>
    <w:rsid w:val="6B1A317D"/>
    <w:rsid w:val="6B1D8844"/>
    <w:rsid w:val="6B1DB4D0"/>
    <w:rsid w:val="6B1EB971"/>
    <w:rsid w:val="6B1F12DF"/>
    <w:rsid w:val="6B239146"/>
    <w:rsid w:val="6B24F473"/>
    <w:rsid w:val="6B2C6049"/>
    <w:rsid w:val="6B2DE33A"/>
    <w:rsid w:val="6B2FB655"/>
    <w:rsid w:val="6B312555"/>
    <w:rsid w:val="6B416895"/>
    <w:rsid w:val="6B457520"/>
    <w:rsid w:val="6B45B37C"/>
    <w:rsid w:val="6B5436B2"/>
    <w:rsid w:val="6B5A6F63"/>
    <w:rsid w:val="6B5F128A"/>
    <w:rsid w:val="6B679427"/>
    <w:rsid w:val="6B698A1B"/>
    <w:rsid w:val="6B6B9D9C"/>
    <w:rsid w:val="6B7951E2"/>
    <w:rsid w:val="6B7A5D58"/>
    <w:rsid w:val="6B7E25B9"/>
    <w:rsid w:val="6B7F31FA"/>
    <w:rsid w:val="6B82C6A3"/>
    <w:rsid w:val="6B8F71B9"/>
    <w:rsid w:val="6B927A3F"/>
    <w:rsid w:val="6B964902"/>
    <w:rsid w:val="6B9BD287"/>
    <w:rsid w:val="6BA26ED9"/>
    <w:rsid w:val="6BA2C9C7"/>
    <w:rsid w:val="6BA49B03"/>
    <w:rsid w:val="6BA990C3"/>
    <w:rsid w:val="6BAE6686"/>
    <w:rsid w:val="6BB89690"/>
    <w:rsid w:val="6BB8D35B"/>
    <w:rsid w:val="6BB8FB71"/>
    <w:rsid w:val="6BB9C56B"/>
    <w:rsid w:val="6BBBF8D9"/>
    <w:rsid w:val="6BCB9F2D"/>
    <w:rsid w:val="6BD5FF29"/>
    <w:rsid w:val="6BDE3480"/>
    <w:rsid w:val="6BDF07BE"/>
    <w:rsid w:val="6BE10497"/>
    <w:rsid w:val="6BE16CF1"/>
    <w:rsid w:val="6BE5164A"/>
    <w:rsid w:val="6BEAB208"/>
    <w:rsid w:val="6BEC3860"/>
    <w:rsid w:val="6BF85C57"/>
    <w:rsid w:val="6BFC3EAA"/>
    <w:rsid w:val="6C00F0EC"/>
    <w:rsid w:val="6C09D795"/>
    <w:rsid w:val="6C0D6EF4"/>
    <w:rsid w:val="6C17CBD4"/>
    <w:rsid w:val="6C249CB1"/>
    <w:rsid w:val="6C268E76"/>
    <w:rsid w:val="6C288E6B"/>
    <w:rsid w:val="6C2E4802"/>
    <w:rsid w:val="6C36F82E"/>
    <w:rsid w:val="6C3797F3"/>
    <w:rsid w:val="6C3CAABA"/>
    <w:rsid w:val="6C581FFD"/>
    <w:rsid w:val="6C58E614"/>
    <w:rsid w:val="6C603F30"/>
    <w:rsid w:val="6C629137"/>
    <w:rsid w:val="6C673AB9"/>
    <w:rsid w:val="6C67A509"/>
    <w:rsid w:val="6C68A1EA"/>
    <w:rsid w:val="6C6D0DC3"/>
    <w:rsid w:val="6C7045A6"/>
    <w:rsid w:val="6C7226AF"/>
    <w:rsid w:val="6C774108"/>
    <w:rsid w:val="6C79CF2C"/>
    <w:rsid w:val="6C827164"/>
    <w:rsid w:val="6C83BCC8"/>
    <w:rsid w:val="6C9E4A4E"/>
    <w:rsid w:val="6CA195C6"/>
    <w:rsid w:val="6CA67609"/>
    <w:rsid w:val="6CA756BD"/>
    <w:rsid w:val="6CACC2B0"/>
    <w:rsid w:val="6CACC7D4"/>
    <w:rsid w:val="6CAFCFE9"/>
    <w:rsid w:val="6CB2A5D9"/>
    <w:rsid w:val="6CBD6D49"/>
    <w:rsid w:val="6CC0249D"/>
    <w:rsid w:val="6CD140B1"/>
    <w:rsid w:val="6CD58FFF"/>
    <w:rsid w:val="6CD8C221"/>
    <w:rsid w:val="6CEF689A"/>
    <w:rsid w:val="6CF054C4"/>
    <w:rsid w:val="6CF39620"/>
    <w:rsid w:val="6CF47783"/>
    <w:rsid w:val="6CFA0FA1"/>
    <w:rsid w:val="6CFB96D7"/>
    <w:rsid w:val="6CFFBEC8"/>
    <w:rsid w:val="6D036906"/>
    <w:rsid w:val="6D039BB3"/>
    <w:rsid w:val="6D03A1AF"/>
    <w:rsid w:val="6D0FBE89"/>
    <w:rsid w:val="6D1183C9"/>
    <w:rsid w:val="6D230A4E"/>
    <w:rsid w:val="6D26EAB6"/>
    <w:rsid w:val="6D2DC980"/>
    <w:rsid w:val="6D2FD727"/>
    <w:rsid w:val="6D3482E7"/>
    <w:rsid w:val="6D3484E8"/>
    <w:rsid w:val="6D37D521"/>
    <w:rsid w:val="6D4304E5"/>
    <w:rsid w:val="6D4477E5"/>
    <w:rsid w:val="6D46FDC7"/>
    <w:rsid w:val="6D477A36"/>
    <w:rsid w:val="6D4EE027"/>
    <w:rsid w:val="6D4F6307"/>
    <w:rsid w:val="6D51165A"/>
    <w:rsid w:val="6D5335DD"/>
    <w:rsid w:val="6D57AF6E"/>
    <w:rsid w:val="6D59B3C2"/>
    <w:rsid w:val="6D60B05E"/>
    <w:rsid w:val="6D6E392B"/>
    <w:rsid w:val="6D6F819D"/>
    <w:rsid w:val="6D74C6BD"/>
    <w:rsid w:val="6D79F2F3"/>
    <w:rsid w:val="6D7B88D9"/>
    <w:rsid w:val="6D7CD445"/>
    <w:rsid w:val="6D957B96"/>
    <w:rsid w:val="6D9709AB"/>
    <w:rsid w:val="6DAA9DBD"/>
    <w:rsid w:val="6DAFEF5F"/>
    <w:rsid w:val="6DB28237"/>
    <w:rsid w:val="6DB72BD0"/>
    <w:rsid w:val="6DB882D6"/>
    <w:rsid w:val="6DB903F8"/>
    <w:rsid w:val="6DBB6444"/>
    <w:rsid w:val="6DBD77E7"/>
    <w:rsid w:val="6DC41032"/>
    <w:rsid w:val="6DC6AED4"/>
    <w:rsid w:val="6DC9D2B7"/>
    <w:rsid w:val="6DCED243"/>
    <w:rsid w:val="6DD2C88F"/>
    <w:rsid w:val="6DD34F88"/>
    <w:rsid w:val="6DD52A03"/>
    <w:rsid w:val="6DD5487C"/>
    <w:rsid w:val="6DDCA759"/>
    <w:rsid w:val="6DE2442C"/>
    <w:rsid w:val="6DE381F7"/>
    <w:rsid w:val="6DE616F8"/>
    <w:rsid w:val="6DE8CD05"/>
    <w:rsid w:val="6DF609C9"/>
    <w:rsid w:val="6DF8937D"/>
    <w:rsid w:val="6DFA9BCF"/>
    <w:rsid w:val="6DFDD4D0"/>
    <w:rsid w:val="6E0002DB"/>
    <w:rsid w:val="6E080AB7"/>
    <w:rsid w:val="6E0C30CC"/>
    <w:rsid w:val="6E0C99CA"/>
    <w:rsid w:val="6E131169"/>
    <w:rsid w:val="6E1359E2"/>
    <w:rsid w:val="6E13C1AE"/>
    <w:rsid w:val="6E1DBDAD"/>
    <w:rsid w:val="6E1FE4C9"/>
    <w:rsid w:val="6E213575"/>
    <w:rsid w:val="6E32C1B7"/>
    <w:rsid w:val="6E35FB2B"/>
    <w:rsid w:val="6E3A9F48"/>
    <w:rsid w:val="6E3BE07D"/>
    <w:rsid w:val="6E494D64"/>
    <w:rsid w:val="6E4B4184"/>
    <w:rsid w:val="6E4C6D9C"/>
    <w:rsid w:val="6E50A5DD"/>
    <w:rsid w:val="6E53A79E"/>
    <w:rsid w:val="6E5DAB35"/>
    <w:rsid w:val="6E731E22"/>
    <w:rsid w:val="6E79BF47"/>
    <w:rsid w:val="6E7CD8BF"/>
    <w:rsid w:val="6E7E3849"/>
    <w:rsid w:val="6E834CC4"/>
    <w:rsid w:val="6E907C9B"/>
    <w:rsid w:val="6E956B1D"/>
    <w:rsid w:val="6E96B34C"/>
    <w:rsid w:val="6EAA3243"/>
    <w:rsid w:val="6EAD7B68"/>
    <w:rsid w:val="6EAD7EB9"/>
    <w:rsid w:val="6EB6D48E"/>
    <w:rsid w:val="6EB7178E"/>
    <w:rsid w:val="6EBCE860"/>
    <w:rsid w:val="6EBDEE9C"/>
    <w:rsid w:val="6EC538EB"/>
    <w:rsid w:val="6EC79EB0"/>
    <w:rsid w:val="6ECD30F0"/>
    <w:rsid w:val="6ECE5D71"/>
    <w:rsid w:val="6ED56F93"/>
    <w:rsid w:val="6ED643BE"/>
    <w:rsid w:val="6EDAD24E"/>
    <w:rsid w:val="6EDC7115"/>
    <w:rsid w:val="6EE2F42B"/>
    <w:rsid w:val="6EE700E5"/>
    <w:rsid w:val="6EE9B5FE"/>
    <w:rsid w:val="6EF9143C"/>
    <w:rsid w:val="6F004061"/>
    <w:rsid w:val="6F021E90"/>
    <w:rsid w:val="6F04DA9C"/>
    <w:rsid w:val="6F0872C7"/>
    <w:rsid w:val="6F09C46B"/>
    <w:rsid w:val="6F0DF686"/>
    <w:rsid w:val="6F1472C2"/>
    <w:rsid w:val="6F17A8FA"/>
    <w:rsid w:val="6F1B4BD5"/>
    <w:rsid w:val="6F1D6AC8"/>
    <w:rsid w:val="6F26FE03"/>
    <w:rsid w:val="6F2C093F"/>
    <w:rsid w:val="6F31E4A9"/>
    <w:rsid w:val="6F34F349"/>
    <w:rsid w:val="6F3F778A"/>
    <w:rsid w:val="6F48D4E9"/>
    <w:rsid w:val="6F4A6785"/>
    <w:rsid w:val="6F4A9693"/>
    <w:rsid w:val="6F4E0DEB"/>
    <w:rsid w:val="6F4E5298"/>
    <w:rsid w:val="6F52DFA4"/>
    <w:rsid w:val="6F55A77B"/>
    <w:rsid w:val="6F561058"/>
    <w:rsid w:val="6F5A1002"/>
    <w:rsid w:val="6F5FE0CE"/>
    <w:rsid w:val="6F607C95"/>
    <w:rsid w:val="6F61B70D"/>
    <w:rsid w:val="6F69EDFF"/>
    <w:rsid w:val="6F6FBF0F"/>
    <w:rsid w:val="6F7011F9"/>
    <w:rsid w:val="6F70FA64"/>
    <w:rsid w:val="6F73A898"/>
    <w:rsid w:val="6F7EF0E0"/>
    <w:rsid w:val="6F852E51"/>
    <w:rsid w:val="6F86D1A4"/>
    <w:rsid w:val="6F89FF41"/>
    <w:rsid w:val="6F90DEB6"/>
    <w:rsid w:val="6F92B5C6"/>
    <w:rsid w:val="6F936E93"/>
    <w:rsid w:val="6F93F3A8"/>
    <w:rsid w:val="6F962359"/>
    <w:rsid w:val="6F9FC151"/>
    <w:rsid w:val="6FA64DB3"/>
    <w:rsid w:val="6FB1111E"/>
    <w:rsid w:val="6FB756D2"/>
    <w:rsid w:val="6FC1C56F"/>
    <w:rsid w:val="6FC75137"/>
    <w:rsid w:val="6FC8A04D"/>
    <w:rsid w:val="6FCF4F65"/>
    <w:rsid w:val="6FD483F5"/>
    <w:rsid w:val="6FDB8255"/>
    <w:rsid w:val="6FE36990"/>
    <w:rsid w:val="6FE668A9"/>
    <w:rsid w:val="6FEBDA66"/>
    <w:rsid w:val="6FED1CEB"/>
    <w:rsid w:val="6FEFD807"/>
    <w:rsid w:val="6FF062FE"/>
    <w:rsid w:val="6FF0C3F9"/>
    <w:rsid w:val="6FF2A566"/>
    <w:rsid w:val="6FF5377D"/>
    <w:rsid w:val="6FF670BD"/>
    <w:rsid w:val="6FF6C571"/>
    <w:rsid w:val="6FF86596"/>
    <w:rsid w:val="6FFDA034"/>
    <w:rsid w:val="6FFF24F9"/>
    <w:rsid w:val="70000B21"/>
    <w:rsid w:val="7000583E"/>
    <w:rsid w:val="700158EE"/>
    <w:rsid w:val="7002904A"/>
    <w:rsid w:val="700F7903"/>
    <w:rsid w:val="70136746"/>
    <w:rsid w:val="701880BA"/>
    <w:rsid w:val="701B9A7A"/>
    <w:rsid w:val="701DCEB7"/>
    <w:rsid w:val="702A0F31"/>
    <w:rsid w:val="702CA447"/>
    <w:rsid w:val="70313B7E"/>
    <w:rsid w:val="703283AD"/>
    <w:rsid w:val="703370E7"/>
    <w:rsid w:val="703B7C01"/>
    <w:rsid w:val="7041E6B9"/>
    <w:rsid w:val="704A89AD"/>
    <w:rsid w:val="7050B36E"/>
    <w:rsid w:val="70520E9A"/>
    <w:rsid w:val="70595AD4"/>
    <w:rsid w:val="705E3550"/>
    <w:rsid w:val="70626370"/>
    <w:rsid w:val="7064BC75"/>
    <w:rsid w:val="706568F5"/>
    <w:rsid w:val="7066D9CA"/>
    <w:rsid w:val="70676421"/>
    <w:rsid w:val="706834D9"/>
    <w:rsid w:val="706882DA"/>
    <w:rsid w:val="706F2C64"/>
    <w:rsid w:val="7071392A"/>
    <w:rsid w:val="70715C9C"/>
    <w:rsid w:val="7076C1F6"/>
    <w:rsid w:val="70796D8A"/>
    <w:rsid w:val="7083CCE6"/>
    <w:rsid w:val="7088AD3E"/>
    <w:rsid w:val="708D5910"/>
    <w:rsid w:val="7092DCF6"/>
    <w:rsid w:val="709365F4"/>
    <w:rsid w:val="7096D344"/>
    <w:rsid w:val="709A5FCC"/>
    <w:rsid w:val="70A54A0E"/>
    <w:rsid w:val="70A61E2B"/>
    <w:rsid w:val="70AA0091"/>
    <w:rsid w:val="70AC3893"/>
    <w:rsid w:val="70AF5242"/>
    <w:rsid w:val="70BD933A"/>
    <w:rsid w:val="70BF7080"/>
    <w:rsid w:val="70C4AD46"/>
    <w:rsid w:val="70CD1C58"/>
    <w:rsid w:val="70DD0B4A"/>
    <w:rsid w:val="70EB4DD8"/>
    <w:rsid w:val="70EE700E"/>
    <w:rsid w:val="70F472D4"/>
    <w:rsid w:val="70F53688"/>
    <w:rsid w:val="70FA54E5"/>
    <w:rsid w:val="70FEF739"/>
    <w:rsid w:val="71023AA1"/>
    <w:rsid w:val="71025919"/>
    <w:rsid w:val="7103E53F"/>
    <w:rsid w:val="7105F588"/>
    <w:rsid w:val="7108611D"/>
    <w:rsid w:val="710A6951"/>
    <w:rsid w:val="710BE25A"/>
    <w:rsid w:val="710EC0D2"/>
    <w:rsid w:val="7110B361"/>
    <w:rsid w:val="711367E5"/>
    <w:rsid w:val="711502E3"/>
    <w:rsid w:val="71184E80"/>
    <w:rsid w:val="7126D768"/>
    <w:rsid w:val="712AACBF"/>
    <w:rsid w:val="713453CE"/>
    <w:rsid w:val="713B5F38"/>
    <w:rsid w:val="713EBF18"/>
    <w:rsid w:val="71401378"/>
    <w:rsid w:val="7142A0F3"/>
    <w:rsid w:val="71437FF3"/>
    <w:rsid w:val="714718EE"/>
    <w:rsid w:val="714AA340"/>
    <w:rsid w:val="714B3B53"/>
    <w:rsid w:val="715028CD"/>
    <w:rsid w:val="71513FAF"/>
    <w:rsid w:val="71533214"/>
    <w:rsid w:val="71538281"/>
    <w:rsid w:val="7155CB2D"/>
    <w:rsid w:val="71599444"/>
    <w:rsid w:val="715C621B"/>
    <w:rsid w:val="7161C85F"/>
    <w:rsid w:val="716417F1"/>
    <w:rsid w:val="716470AE"/>
    <w:rsid w:val="7165DAAD"/>
    <w:rsid w:val="716ABD49"/>
    <w:rsid w:val="716D7F83"/>
    <w:rsid w:val="71728083"/>
    <w:rsid w:val="7177B453"/>
    <w:rsid w:val="717DF810"/>
    <w:rsid w:val="71800248"/>
    <w:rsid w:val="7186ABD2"/>
    <w:rsid w:val="71873769"/>
    <w:rsid w:val="7191D54A"/>
    <w:rsid w:val="7197AD6A"/>
    <w:rsid w:val="719C0DCC"/>
    <w:rsid w:val="719D061A"/>
    <w:rsid w:val="71A03BAC"/>
    <w:rsid w:val="71A53C70"/>
    <w:rsid w:val="71B19024"/>
    <w:rsid w:val="71B52BB1"/>
    <w:rsid w:val="71BA6EFD"/>
    <w:rsid w:val="71BCF08E"/>
    <w:rsid w:val="71BEAF80"/>
    <w:rsid w:val="71BF9FFF"/>
    <w:rsid w:val="71C450E0"/>
    <w:rsid w:val="71C78319"/>
    <w:rsid w:val="71D08545"/>
    <w:rsid w:val="71DB7C3B"/>
    <w:rsid w:val="71DEC38A"/>
    <w:rsid w:val="71E47548"/>
    <w:rsid w:val="71E6075E"/>
    <w:rsid w:val="71E99EDC"/>
    <w:rsid w:val="71F73EE6"/>
    <w:rsid w:val="71FA3016"/>
    <w:rsid w:val="71FD75AD"/>
    <w:rsid w:val="72013AA3"/>
    <w:rsid w:val="7208F2B8"/>
    <w:rsid w:val="720AB588"/>
    <w:rsid w:val="720E3905"/>
    <w:rsid w:val="720FCFD4"/>
    <w:rsid w:val="72140627"/>
    <w:rsid w:val="72141FC5"/>
    <w:rsid w:val="7217B14A"/>
    <w:rsid w:val="72189DEA"/>
    <w:rsid w:val="721A6EEA"/>
    <w:rsid w:val="7228F8A6"/>
    <w:rsid w:val="72298E62"/>
    <w:rsid w:val="72323379"/>
    <w:rsid w:val="7235F310"/>
    <w:rsid w:val="723B1127"/>
    <w:rsid w:val="72512C6E"/>
    <w:rsid w:val="7252CDB8"/>
    <w:rsid w:val="7253D977"/>
    <w:rsid w:val="7255A349"/>
    <w:rsid w:val="72575DFE"/>
    <w:rsid w:val="7258F7CC"/>
    <w:rsid w:val="725B4EE9"/>
    <w:rsid w:val="725C65E9"/>
    <w:rsid w:val="72682DDA"/>
    <w:rsid w:val="7268ECB9"/>
    <w:rsid w:val="7269FCAC"/>
    <w:rsid w:val="726D4F3F"/>
    <w:rsid w:val="72735AC8"/>
    <w:rsid w:val="727599B2"/>
    <w:rsid w:val="72817F8C"/>
    <w:rsid w:val="72831DA2"/>
    <w:rsid w:val="72912FCF"/>
    <w:rsid w:val="7293DDEE"/>
    <w:rsid w:val="72946943"/>
    <w:rsid w:val="729BE046"/>
    <w:rsid w:val="729F5DE8"/>
    <w:rsid w:val="72A4317E"/>
    <w:rsid w:val="72A7B2BB"/>
    <w:rsid w:val="72AA9133"/>
    <w:rsid w:val="72B0A128"/>
    <w:rsid w:val="72B38E32"/>
    <w:rsid w:val="72B4CCA6"/>
    <w:rsid w:val="72BF0D77"/>
    <w:rsid w:val="72BF29F9"/>
    <w:rsid w:val="72C62162"/>
    <w:rsid w:val="72CA90CC"/>
    <w:rsid w:val="72CC3AC2"/>
    <w:rsid w:val="72CC762C"/>
    <w:rsid w:val="72CDC41B"/>
    <w:rsid w:val="72D03EA4"/>
    <w:rsid w:val="72D07300"/>
    <w:rsid w:val="72D44A9E"/>
    <w:rsid w:val="72E6828C"/>
    <w:rsid w:val="72EF8949"/>
    <w:rsid w:val="72F3AD73"/>
    <w:rsid w:val="72F9A06E"/>
    <w:rsid w:val="72FE0BFC"/>
    <w:rsid w:val="7300326B"/>
    <w:rsid w:val="73039393"/>
    <w:rsid w:val="73068DAA"/>
    <w:rsid w:val="73099466"/>
    <w:rsid w:val="730A4B4E"/>
    <w:rsid w:val="730D1D9A"/>
    <w:rsid w:val="73168ECC"/>
    <w:rsid w:val="731CFD6D"/>
    <w:rsid w:val="731DB63F"/>
    <w:rsid w:val="731FBCE2"/>
    <w:rsid w:val="7321E870"/>
    <w:rsid w:val="7326FF45"/>
    <w:rsid w:val="73294A78"/>
    <w:rsid w:val="732B7518"/>
    <w:rsid w:val="732EDFEA"/>
    <w:rsid w:val="73383BF5"/>
    <w:rsid w:val="73450F19"/>
    <w:rsid w:val="734BE282"/>
    <w:rsid w:val="734C423A"/>
    <w:rsid w:val="73504ABA"/>
    <w:rsid w:val="7350533E"/>
    <w:rsid w:val="735341AA"/>
    <w:rsid w:val="7354A522"/>
    <w:rsid w:val="735EA1ED"/>
    <w:rsid w:val="73709172"/>
    <w:rsid w:val="7370AA57"/>
    <w:rsid w:val="73738E83"/>
    <w:rsid w:val="7373F84E"/>
    <w:rsid w:val="7374DD07"/>
    <w:rsid w:val="7375AA3B"/>
    <w:rsid w:val="73766BCC"/>
    <w:rsid w:val="73792375"/>
    <w:rsid w:val="737AB308"/>
    <w:rsid w:val="737FCA24"/>
    <w:rsid w:val="73822CD6"/>
    <w:rsid w:val="738552E5"/>
    <w:rsid w:val="739162FD"/>
    <w:rsid w:val="739C886E"/>
    <w:rsid w:val="73B2D4EC"/>
    <w:rsid w:val="73B88EB6"/>
    <w:rsid w:val="73C1842A"/>
    <w:rsid w:val="73C6062E"/>
    <w:rsid w:val="73D19FAF"/>
    <w:rsid w:val="73E1110E"/>
    <w:rsid w:val="73E51DBF"/>
    <w:rsid w:val="73E64EDD"/>
    <w:rsid w:val="73EB9A86"/>
    <w:rsid w:val="73F46A25"/>
    <w:rsid w:val="73F4B381"/>
    <w:rsid w:val="73F6067C"/>
    <w:rsid w:val="73F6EB9A"/>
    <w:rsid w:val="73F74A45"/>
    <w:rsid w:val="73FDA00F"/>
    <w:rsid w:val="74000436"/>
    <w:rsid w:val="7404BD1A"/>
    <w:rsid w:val="7404D4DA"/>
    <w:rsid w:val="74089E9C"/>
    <w:rsid w:val="740FA1B4"/>
    <w:rsid w:val="7411AAE8"/>
    <w:rsid w:val="7411FB66"/>
    <w:rsid w:val="7412E8AD"/>
    <w:rsid w:val="7419C620"/>
    <w:rsid w:val="741B0F64"/>
    <w:rsid w:val="741B8D2B"/>
    <w:rsid w:val="741D9C1B"/>
    <w:rsid w:val="742799B8"/>
    <w:rsid w:val="743220F4"/>
    <w:rsid w:val="743444E7"/>
    <w:rsid w:val="7435D2D2"/>
    <w:rsid w:val="7437C7F5"/>
    <w:rsid w:val="743EB1BB"/>
    <w:rsid w:val="7442D1B8"/>
    <w:rsid w:val="7443B013"/>
    <w:rsid w:val="7454E14D"/>
    <w:rsid w:val="74580FED"/>
    <w:rsid w:val="74641DBF"/>
    <w:rsid w:val="7464EF56"/>
    <w:rsid w:val="7469947C"/>
    <w:rsid w:val="746B5115"/>
    <w:rsid w:val="746C9C09"/>
    <w:rsid w:val="7474526F"/>
    <w:rsid w:val="7481526B"/>
    <w:rsid w:val="74815BBD"/>
    <w:rsid w:val="7484E111"/>
    <w:rsid w:val="7489E59B"/>
    <w:rsid w:val="748A2A2A"/>
    <w:rsid w:val="74935690"/>
    <w:rsid w:val="7495509D"/>
    <w:rsid w:val="74A135AC"/>
    <w:rsid w:val="74A261F3"/>
    <w:rsid w:val="74A7AFE8"/>
    <w:rsid w:val="74B18B15"/>
    <w:rsid w:val="74B73C47"/>
    <w:rsid w:val="74BA5222"/>
    <w:rsid w:val="74BC02D7"/>
    <w:rsid w:val="74BFACDB"/>
    <w:rsid w:val="74CCC11C"/>
    <w:rsid w:val="74CD61C2"/>
    <w:rsid w:val="74D48ED9"/>
    <w:rsid w:val="74D8A04D"/>
    <w:rsid w:val="74DCC17C"/>
    <w:rsid w:val="74F4FCCB"/>
    <w:rsid w:val="74F912C9"/>
    <w:rsid w:val="750647AC"/>
    <w:rsid w:val="75079544"/>
    <w:rsid w:val="7514F3D6"/>
    <w:rsid w:val="7516430B"/>
    <w:rsid w:val="7516644C"/>
    <w:rsid w:val="75198950"/>
    <w:rsid w:val="7522F103"/>
    <w:rsid w:val="752AB121"/>
    <w:rsid w:val="752B9DF4"/>
    <w:rsid w:val="752BCF4F"/>
    <w:rsid w:val="7534DC05"/>
    <w:rsid w:val="75370D8F"/>
    <w:rsid w:val="7543F4CC"/>
    <w:rsid w:val="754BD705"/>
    <w:rsid w:val="754F10F5"/>
    <w:rsid w:val="7550AED4"/>
    <w:rsid w:val="75524ED6"/>
    <w:rsid w:val="755B5BC4"/>
    <w:rsid w:val="755F7A5A"/>
    <w:rsid w:val="7568E73E"/>
    <w:rsid w:val="75705F1B"/>
    <w:rsid w:val="757223B6"/>
    <w:rsid w:val="7572C1E0"/>
    <w:rsid w:val="75767CE8"/>
    <w:rsid w:val="758551A6"/>
    <w:rsid w:val="75862FC9"/>
    <w:rsid w:val="758EE8E2"/>
    <w:rsid w:val="75936CEE"/>
    <w:rsid w:val="759B4EB4"/>
    <w:rsid w:val="75A00F58"/>
    <w:rsid w:val="75A08D7B"/>
    <w:rsid w:val="75A14FAC"/>
    <w:rsid w:val="75A2D196"/>
    <w:rsid w:val="75A5073D"/>
    <w:rsid w:val="75A78096"/>
    <w:rsid w:val="75A9FCE2"/>
    <w:rsid w:val="75AE5D5A"/>
    <w:rsid w:val="75AEB90E"/>
    <w:rsid w:val="75AF6B4D"/>
    <w:rsid w:val="75BF9FD0"/>
    <w:rsid w:val="75C7465C"/>
    <w:rsid w:val="75CA2B3B"/>
    <w:rsid w:val="75D42899"/>
    <w:rsid w:val="75D5FE4C"/>
    <w:rsid w:val="75D79465"/>
    <w:rsid w:val="75DCCFCD"/>
    <w:rsid w:val="75DF537D"/>
    <w:rsid w:val="75E00668"/>
    <w:rsid w:val="75E422E6"/>
    <w:rsid w:val="75E6F956"/>
    <w:rsid w:val="75F04813"/>
    <w:rsid w:val="75F13A10"/>
    <w:rsid w:val="75F188AA"/>
    <w:rsid w:val="75FB8510"/>
    <w:rsid w:val="7605A593"/>
    <w:rsid w:val="760C6ED4"/>
    <w:rsid w:val="760DCC7B"/>
    <w:rsid w:val="760F190F"/>
    <w:rsid w:val="76114384"/>
    <w:rsid w:val="7614AF44"/>
    <w:rsid w:val="7617BD7A"/>
    <w:rsid w:val="76183D2B"/>
    <w:rsid w:val="76194B10"/>
    <w:rsid w:val="7619A332"/>
    <w:rsid w:val="7619B177"/>
    <w:rsid w:val="761ED59B"/>
    <w:rsid w:val="7620F406"/>
    <w:rsid w:val="7624191B"/>
    <w:rsid w:val="7624B0D2"/>
    <w:rsid w:val="7626EB7D"/>
    <w:rsid w:val="7629D19B"/>
    <w:rsid w:val="762D6D78"/>
    <w:rsid w:val="762D841F"/>
    <w:rsid w:val="764B7A9A"/>
    <w:rsid w:val="764BE0EA"/>
    <w:rsid w:val="764C4B5D"/>
    <w:rsid w:val="764D584F"/>
    <w:rsid w:val="764E54E0"/>
    <w:rsid w:val="765D9C85"/>
    <w:rsid w:val="76690DE8"/>
    <w:rsid w:val="766A2BE4"/>
    <w:rsid w:val="766EDF09"/>
    <w:rsid w:val="766FFA01"/>
    <w:rsid w:val="7670773D"/>
    <w:rsid w:val="767BF9E4"/>
    <w:rsid w:val="767E29A3"/>
    <w:rsid w:val="7682F7EF"/>
    <w:rsid w:val="76879419"/>
    <w:rsid w:val="768F15F1"/>
    <w:rsid w:val="769840EA"/>
    <w:rsid w:val="769BE5CB"/>
    <w:rsid w:val="76A59463"/>
    <w:rsid w:val="76AF404B"/>
    <w:rsid w:val="76AF5B62"/>
    <w:rsid w:val="76B234AD"/>
    <w:rsid w:val="76B9EE13"/>
    <w:rsid w:val="76BB0FB4"/>
    <w:rsid w:val="76BEC164"/>
    <w:rsid w:val="76C7591B"/>
    <w:rsid w:val="76C7E085"/>
    <w:rsid w:val="76CDE801"/>
    <w:rsid w:val="76CF93E9"/>
    <w:rsid w:val="76D0AC66"/>
    <w:rsid w:val="76D162CB"/>
    <w:rsid w:val="76D44EA6"/>
    <w:rsid w:val="76D5701C"/>
    <w:rsid w:val="76DDC2FE"/>
    <w:rsid w:val="76E482C6"/>
    <w:rsid w:val="76E5F17A"/>
    <w:rsid w:val="76EC8A38"/>
    <w:rsid w:val="76EF374A"/>
    <w:rsid w:val="76EF3C58"/>
    <w:rsid w:val="76FFD309"/>
    <w:rsid w:val="77059906"/>
    <w:rsid w:val="77069C63"/>
    <w:rsid w:val="7710DFD9"/>
    <w:rsid w:val="77114C64"/>
    <w:rsid w:val="77124FA7"/>
    <w:rsid w:val="77133FF0"/>
    <w:rsid w:val="771423EA"/>
    <w:rsid w:val="7714D2D1"/>
    <w:rsid w:val="771CB722"/>
    <w:rsid w:val="7721D1A3"/>
    <w:rsid w:val="7722002A"/>
    <w:rsid w:val="77279CF8"/>
    <w:rsid w:val="772DA73E"/>
    <w:rsid w:val="772FA041"/>
    <w:rsid w:val="7735A99D"/>
    <w:rsid w:val="7745BB71"/>
    <w:rsid w:val="7755AB93"/>
    <w:rsid w:val="77563A2B"/>
    <w:rsid w:val="77576B49"/>
    <w:rsid w:val="775EB9BB"/>
    <w:rsid w:val="77605C52"/>
    <w:rsid w:val="77611683"/>
    <w:rsid w:val="776362AA"/>
    <w:rsid w:val="7775E9E4"/>
    <w:rsid w:val="7779AAD5"/>
    <w:rsid w:val="777B23DE"/>
    <w:rsid w:val="777DDDD2"/>
    <w:rsid w:val="77822DCE"/>
    <w:rsid w:val="7783A233"/>
    <w:rsid w:val="778750F6"/>
    <w:rsid w:val="7787F26A"/>
    <w:rsid w:val="7788A61D"/>
    <w:rsid w:val="778934A9"/>
    <w:rsid w:val="778CAB28"/>
    <w:rsid w:val="77975310"/>
    <w:rsid w:val="77A9C59D"/>
    <w:rsid w:val="77AAD758"/>
    <w:rsid w:val="77ACBE18"/>
    <w:rsid w:val="77AED2A7"/>
    <w:rsid w:val="77B5AA27"/>
    <w:rsid w:val="77B5BDF4"/>
    <w:rsid w:val="77BCB570"/>
    <w:rsid w:val="77BF03E0"/>
    <w:rsid w:val="77C1865D"/>
    <w:rsid w:val="77CD1191"/>
    <w:rsid w:val="77CDD873"/>
    <w:rsid w:val="77D5A75F"/>
    <w:rsid w:val="77DB86A5"/>
    <w:rsid w:val="77E00627"/>
    <w:rsid w:val="77E91CE7"/>
    <w:rsid w:val="77EADA5A"/>
    <w:rsid w:val="77F78595"/>
    <w:rsid w:val="77F8B485"/>
    <w:rsid w:val="77FA6AF7"/>
    <w:rsid w:val="7800AE96"/>
    <w:rsid w:val="78091AC4"/>
    <w:rsid w:val="780A62A7"/>
    <w:rsid w:val="78108A71"/>
    <w:rsid w:val="78125DC0"/>
    <w:rsid w:val="78141124"/>
    <w:rsid w:val="781D2FE0"/>
    <w:rsid w:val="782C9C3B"/>
    <w:rsid w:val="78334E6C"/>
    <w:rsid w:val="7833F1CB"/>
    <w:rsid w:val="783971A3"/>
    <w:rsid w:val="784338CE"/>
    <w:rsid w:val="784AD092"/>
    <w:rsid w:val="78509529"/>
    <w:rsid w:val="78515880"/>
    <w:rsid w:val="7854D148"/>
    <w:rsid w:val="7855092F"/>
    <w:rsid w:val="7855162F"/>
    <w:rsid w:val="785625BF"/>
    <w:rsid w:val="7858314F"/>
    <w:rsid w:val="7865D217"/>
    <w:rsid w:val="7865F009"/>
    <w:rsid w:val="786AE0AE"/>
    <w:rsid w:val="786EF1A0"/>
    <w:rsid w:val="78764230"/>
    <w:rsid w:val="7876A13F"/>
    <w:rsid w:val="7879126C"/>
    <w:rsid w:val="78794844"/>
    <w:rsid w:val="787DC42F"/>
    <w:rsid w:val="788A60C6"/>
    <w:rsid w:val="788C714A"/>
    <w:rsid w:val="789A7539"/>
    <w:rsid w:val="789DA969"/>
    <w:rsid w:val="78A562E3"/>
    <w:rsid w:val="78A5C58A"/>
    <w:rsid w:val="78A92F86"/>
    <w:rsid w:val="78B46024"/>
    <w:rsid w:val="78B7A4E7"/>
    <w:rsid w:val="78BF78FB"/>
    <w:rsid w:val="78BFCFC2"/>
    <w:rsid w:val="78CABB68"/>
    <w:rsid w:val="78D8F278"/>
    <w:rsid w:val="78DEA03D"/>
    <w:rsid w:val="78E085D9"/>
    <w:rsid w:val="78E14E9C"/>
    <w:rsid w:val="78ED1988"/>
    <w:rsid w:val="78EEB800"/>
    <w:rsid w:val="78F3EB4D"/>
    <w:rsid w:val="79013AC1"/>
    <w:rsid w:val="79021687"/>
    <w:rsid w:val="7904C758"/>
    <w:rsid w:val="790ACE93"/>
    <w:rsid w:val="790B2EF0"/>
    <w:rsid w:val="79110D2E"/>
    <w:rsid w:val="7919C729"/>
    <w:rsid w:val="791A1D9C"/>
    <w:rsid w:val="791C0D03"/>
    <w:rsid w:val="791C9448"/>
    <w:rsid w:val="79289225"/>
    <w:rsid w:val="792AC90D"/>
    <w:rsid w:val="793381AF"/>
    <w:rsid w:val="793A50D9"/>
    <w:rsid w:val="793BB7B0"/>
    <w:rsid w:val="793C9ED1"/>
    <w:rsid w:val="793CADC4"/>
    <w:rsid w:val="793DD089"/>
    <w:rsid w:val="793DEF9E"/>
    <w:rsid w:val="79400D2C"/>
    <w:rsid w:val="79467ACF"/>
    <w:rsid w:val="79488F57"/>
    <w:rsid w:val="794B4271"/>
    <w:rsid w:val="795640BA"/>
    <w:rsid w:val="795973FA"/>
    <w:rsid w:val="795D56BE"/>
    <w:rsid w:val="79636B45"/>
    <w:rsid w:val="796CE439"/>
    <w:rsid w:val="796F5375"/>
    <w:rsid w:val="79739EF3"/>
    <w:rsid w:val="7973CF66"/>
    <w:rsid w:val="79780F8F"/>
    <w:rsid w:val="797AC09B"/>
    <w:rsid w:val="797CAF8F"/>
    <w:rsid w:val="797F076E"/>
    <w:rsid w:val="7984FC38"/>
    <w:rsid w:val="7989D9CE"/>
    <w:rsid w:val="798ACA40"/>
    <w:rsid w:val="798CF7C3"/>
    <w:rsid w:val="7992F51B"/>
    <w:rsid w:val="7995681A"/>
    <w:rsid w:val="799DE54C"/>
    <w:rsid w:val="799E216E"/>
    <w:rsid w:val="79A2E820"/>
    <w:rsid w:val="79A35E4C"/>
    <w:rsid w:val="79A7EF67"/>
    <w:rsid w:val="79AC76A1"/>
    <w:rsid w:val="79B2CF67"/>
    <w:rsid w:val="79B41206"/>
    <w:rsid w:val="79C1A44B"/>
    <w:rsid w:val="79C33B95"/>
    <w:rsid w:val="79C40E7B"/>
    <w:rsid w:val="79C60A35"/>
    <w:rsid w:val="79CAA21D"/>
    <w:rsid w:val="79CDD3E9"/>
    <w:rsid w:val="79CDF69B"/>
    <w:rsid w:val="79D17AA5"/>
    <w:rsid w:val="79D61E58"/>
    <w:rsid w:val="79D71DF5"/>
    <w:rsid w:val="79D9A09F"/>
    <w:rsid w:val="79D9B8CF"/>
    <w:rsid w:val="79E8DC88"/>
    <w:rsid w:val="79EE328E"/>
    <w:rsid w:val="79F2ADCF"/>
    <w:rsid w:val="79F39FE2"/>
    <w:rsid w:val="79F73AB7"/>
    <w:rsid w:val="7A059F8A"/>
    <w:rsid w:val="7A084D28"/>
    <w:rsid w:val="7A0AB732"/>
    <w:rsid w:val="7A0E03C1"/>
    <w:rsid w:val="7A0F3276"/>
    <w:rsid w:val="7A246D76"/>
    <w:rsid w:val="7A257A5C"/>
    <w:rsid w:val="7A2A7563"/>
    <w:rsid w:val="7A323C08"/>
    <w:rsid w:val="7A32C50F"/>
    <w:rsid w:val="7A3550B5"/>
    <w:rsid w:val="7A3B3809"/>
    <w:rsid w:val="7A4594D9"/>
    <w:rsid w:val="7A55E037"/>
    <w:rsid w:val="7A5D652C"/>
    <w:rsid w:val="7A63E49E"/>
    <w:rsid w:val="7A66DE11"/>
    <w:rsid w:val="7A6928E6"/>
    <w:rsid w:val="7A6D3F18"/>
    <w:rsid w:val="7A7AF113"/>
    <w:rsid w:val="7A889A4B"/>
    <w:rsid w:val="7A936D8D"/>
    <w:rsid w:val="7AA3E24B"/>
    <w:rsid w:val="7AAE6258"/>
    <w:rsid w:val="7ABB06D7"/>
    <w:rsid w:val="7ABBE1DA"/>
    <w:rsid w:val="7AC8F653"/>
    <w:rsid w:val="7ACA62E7"/>
    <w:rsid w:val="7AD1D6BF"/>
    <w:rsid w:val="7AD6213A"/>
    <w:rsid w:val="7ADE5942"/>
    <w:rsid w:val="7ADEAF93"/>
    <w:rsid w:val="7AE5ABF8"/>
    <w:rsid w:val="7AE67369"/>
    <w:rsid w:val="7AE88F28"/>
    <w:rsid w:val="7AE8F0CF"/>
    <w:rsid w:val="7AEB2C07"/>
    <w:rsid w:val="7AF13F21"/>
    <w:rsid w:val="7AF769D2"/>
    <w:rsid w:val="7AF8D7DE"/>
    <w:rsid w:val="7AFB95CF"/>
    <w:rsid w:val="7B013B28"/>
    <w:rsid w:val="7B0B23D6"/>
    <w:rsid w:val="7B0EB37F"/>
    <w:rsid w:val="7B1159EC"/>
    <w:rsid w:val="7B13DB7F"/>
    <w:rsid w:val="7B16AA67"/>
    <w:rsid w:val="7B1EA422"/>
    <w:rsid w:val="7B1FDA49"/>
    <w:rsid w:val="7B2E6B51"/>
    <w:rsid w:val="7B3A5508"/>
    <w:rsid w:val="7B3BB101"/>
    <w:rsid w:val="7B3E23DC"/>
    <w:rsid w:val="7B431AC9"/>
    <w:rsid w:val="7B44607C"/>
    <w:rsid w:val="7B4BEB4F"/>
    <w:rsid w:val="7B5111CB"/>
    <w:rsid w:val="7B5C6ADB"/>
    <w:rsid w:val="7B5E28B9"/>
    <w:rsid w:val="7B64B371"/>
    <w:rsid w:val="7B6BA3DB"/>
    <w:rsid w:val="7B7210CD"/>
    <w:rsid w:val="7B7B08D8"/>
    <w:rsid w:val="7B7BC250"/>
    <w:rsid w:val="7B7F23F3"/>
    <w:rsid w:val="7B7FE9C6"/>
    <w:rsid w:val="7B804803"/>
    <w:rsid w:val="7B84DEAD"/>
    <w:rsid w:val="7B8ECC19"/>
    <w:rsid w:val="7B8F79E5"/>
    <w:rsid w:val="7B914F12"/>
    <w:rsid w:val="7B9454A1"/>
    <w:rsid w:val="7B945AAC"/>
    <w:rsid w:val="7B960C25"/>
    <w:rsid w:val="7B97F648"/>
    <w:rsid w:val="7BA7BFC9"/>
    <w:rsid w:val="7BA9D19C"/>
    <w:rsid w:val="7BAC5C4C"/>
    <w:rsid w:val="7BB13544"/>
    <w:rsid w:val="7BB52D2F"/>
    <w:rsid w:val="7BC0C269"/>
    <w:rsid w:val="7BC0DB17"/>
    <w:rsid w:val="7BC27857"/>
    <w:rsid w:val="7BC62CED"/>
    <w:rsid w:val="7BCDA9CD"/>
    <w:rsid w:val="7BCFD53D"/>
    <w:rsid w:val="7BCFDAEC"/>
    <w:rsid w:val="7BD2FA96"/>
    <w:rsid w:val="7BD3DDD2"/>
    <w:rsid w:val="7BD635E7"/>
    <w:rsid w:val="7BDC1435"/>
    <w:rsid w:val="7BDCA72F"/>
    <w:rsid w:val="7BDE08F9"/>
    <w:rsid w:val="7BE63645"/>
    <w:rsid w:val="7BED114B"/>
    <w:rsid w:val="7BEDD74D"/>
    <w:rsid w:val="7BEE4B48"/>
    <w:rsid w:val="7BF4A264"/>
    <w:rsid w:val="7BF50CFD"/>
    <w:rsid w:val="7BF681AE"/>
    <w:rsid w:val="7C101772"/>
    <w:rsid w:val="7C157F57"/>
    <w:rsid w:val="7C19779A"/>
    <w:rsid w:val="7C19CB02"/>
    <w:rsid w:val="7C1B77C7"/>
    <w:rsid w:val="7C1C2AE9"/>
    <w:rsid w:val="7C1DF95C"/>
    <w:rsid w:val="7C1FEB43"/>
    <w:rsid w:val="7C20E5C3"/>
    <w:rsid w:val="7C29ED7C"/>
    <w:rsid w:val="7C32281D"/>
    <w:rsid w:val="7C385206"/>
    <w:rsid w:val="7C3B41BA"/>
    <w:rsid w:val="7C3FD9EA"/>
    <w:rsid w:val="7C4442C9"/>
    <w:rsid w:val="7C461679"/>
    <w:rsid w:val="7C4697A7"/>
    <w:rsid w:val="7C4A61BE"/>
    <w:rsid w:val="7C58A838"/>
    <w:rsid w:val="7C6C3BF7"/>
    <w:rsid w:val="7C6F9989"/>
    <w:rsid w:val="7C707FC2"/>
    <w:rsid w:val="7C71F19B"/>
    <w:rsid w:val="7C7662FA"/>
    <w:rsid w:val="7C7E45D9"/>
    <w:rsid w:val="7C7F1A81"/>
    <w:rsid w:val="7C7FB16D"/>
    <w:rsid w:val="7C803996"/>
    <w:rsid w:val="7C80B91D"/>
    <w:rsid w:val="7C83389F"/>
    <w:rsid w:val="7C853712"/>
    <w:rsid w:val="7C8DE17C"/>
    <w:rsid w:val="7C980834"/>
    <w:rsid w:val="7C9C12CC"/>
    <w:rsid w:val="7CA21EE6"/>
    <w:rsid w:val="7CA38516"/>
    <w:rsid w:val="7CA69356"/>
    <w:rsid w:val="7CAA44C7"/>
    <w:rsid w:val="7CAF3EA5"/>
    <w:rsid w:val="7CBAF9A2"/>
    <w:rsid w:val="7CBEDDF4"/>
    <w:rsid w:val="7CC08B73"/>
    <w:rsid w:val="7CC59F59"/>
    <w:rsid w:val="7CCB6A03"/>
    <w:rsid w:val="7CCD3AA7"/>
    <w:rsid w:val="7CDBBFDF"/>
    <w:rsid w:val="7CDE7CB1"/>
    <w:rsid w:val="7CE5F8EC"/>
    <w:rsid w:val="7CEC5FBE"/>
    <w:rsid w:val="7CEE2A7D"/>
    <w:rsid w:val="7CF0DECB"/>
    <w:rsid w:val="7CF5FED9"/>
    <w:rsid w:val="7CF703C2"/>
    <w:rsid w:val="7CF79657"/>
    <w:rsid w:val="7CFB4B94"/>
    <w:rsid w:val="7CFD595A"/>
    <w:rsid w:val="7D037A05"/>
    <w:rsid w:val="7D065796"/>
    <w:rsid w:val="7D07C80E"/>
    <w:rsid w:val="7D121E46"/>
    <w:rsid w:val="7D16919A"/>
    <w:rsid w:val="7D19B709"/>
    <w:rsid w:val="7D1CD037"/>
    <w:rsid w:val="7D220ED8"/>
    <w:rsid w:val="7D249713"/>
    <w:rsid w:val="7D2D4FF5"/>
    <w:rsid w:val="7D2DAC21"/>
    <w:rsid w:val="7D302B0D"/>
    <w:rsid w:val="7D333393"/>
    <w:rsid w:val="7D48E879"/>
    <w:rsid w:val="7D490CFC"/>
    <w:rsid w:val="7D49DEB3"/>
    <w:rsid w:val="7D4CB0FC"/>
    <w:rsid w:val="7D5130E7"/>
    <w:rsid w:val="7D5B3E16"/>
    <w:rsid w:val="7D5BAD39"/>
    <w:rsid w:val="7D5BE1B5"/>
    <w:rsid w:val="7D5E50C1"/>
    <w:rsid w:val="7D666DA9"/>
    <w:rsid w:val="7D6758F5"/>
    <w:rsid w:val="7D73EBF2"/>
    <w:rsid w:val="7D74F4B3"/>
    <w:rsid w:val="7D809884"/>
    <w:rsid w:val="7D8A7001"/>
    <w:rsid w:val="7D8EC71C"/>
    <w:rsid w:val="7D904374"/>
    <w:rsid w:val="7D9CE8C2"/>
    <w:rsid w:val="7D9DBDAE"/>
    <w:rsid w:val="7DA0F8E1"/>
    <w:rsid w:val="7DA87E4C"/>
    <w:rsid w:val="7DB6425B"/>
    <w:rsid w:val="7DB7A327"/>
    <w:rsid w:val="7DCDBB47"/>
    <w:rsid w:val="7DD5AED6"/>
    <w:rsid w:val="7DD8D744"/>
    <w:rsid w:val="7DD991D6"/>
    <w:rsid w:val="7DDDACD0"/>
    <w:rsid w:val="7DE53600"/>
    <w:rsid w:val="7DE7EF13"/>
    <w:rsid w:val="7DFCA630"/>
    <w:rsid w:val="7DFE82B8"/>
    <w:rsid w:val="7E046271"/>
    <w:rsid w:val="7E08BCDE"/>
    <w:rsid w:val="7E0B05AD"/>
    <w:rsid w:val="7E13EF52"/>
    <w:rsid w:val="7E153690"/>
    <w:rsid w:val="7E17B9A1"/>
    <w:rsid w:val="7E1A0E34"/>
    <w:rsid w:val="7E25DDD8"/>
    <w:rsid w:val="7E288F44"/>
    <w:rsid w:val="7E2A5D92"/>
    <w:rsid w:val="7E2D0937"/>
    <w:rsid w:val="7E30C7E1"/>
    <w:rsid w:val="7E37BC27"/>
    <w:rsid w:val="7E3A13F2"/>
    <w:rsid w:val="7E3B05C9"/>
    <w:rsid w:val="7E3C5315"/>
    <w:rsid w:val="7E3F46C5"/>
    <w:rsid w:val="7E3FFE3A"/>
    <w:rsid w:val="7E42F599"/>
    <w:rsid w:val="7E46E3CE"/>
    <w:rsid w:val="7E477840"/>
    <w:rsid w:val="7E481AA9"/>
    <w:rsid w:val="7E4DBAF8"/>
    <w:rsid w:val="7E4F193F"/>
    <w:rsid w:val="7E57C5DD"/>
    <w:rsid w:val="7E590581"/>
    <w:rsid w:val="7E5E1D3B"/>
    <w:rsid w:val="7E5E67E3"/>
    <w:rsid w:val="7E64DA9B"/>
    <w:rsid w:val="7E6FED2C"/>
    <w:rsid w:val="7E732A1B"/>
    <w:rsid w:val="7E79C220"/>
    <w:rsid w:val="7E7C9BAD"/>
    <w:rsid w:val="7E80FCE3"/>
    <w:rsid w:val="7E8A6815"/>
    <w:rsid w:val="7E8CB168"/>
    <w:rsid w:val="7E91DDB2"/>
    <w:rsid w:val="7E91EF7E"/>
    <w:rsid w:val="7E94A3ED"/>
    <w:rsid w:val="7E997B58"/>
    <w:rsid w:val="7E9AEC61"/>
    <w:rsid w:val="7E9EB1E8"/>
    <w:rsid w:val="7E9F2256"/>
    <w:rsid w:val="7E9F4A66"/>
    <w:rsid w:val="7EA13E87"/>
    <w:rsid w:val="7EA1580D"/>
    <w:rsid w:val="7EAA34F0"/>
    <w:rsid w:val="7EAAAD91"/>
    <w:rsid w:val="7EAB429A"/>
    <w:rsid w:val="7EAB8651"/>
    <w:rsid w:val="7EAEEE82"/>
    <w:rsid w:val="7EB977A2"/>
    <w:rsid w:val="7EC5486E"/>
    <w:rsid w:val="7ECCAEDF"/>
    <w:rsid w:val="7ECE58EC"/>
    <w:rsid w:val="7ECF0034"/>
    <w:rsid w:val="7ED00F6A"/>
    <w:rsid w:val="7ED135F1"/>
    <w:rsid w:val="7EE02AC4"/>
    <w:rsid w:val="7EE2A399"/>
    <w:rsid w:val="7EE774A9"/>
    <w:rsid w:val="7EE8D6DE"/>
    <w:rsid w:val="7EEA319C"/>
    <w:rsid w:val="7EEF00A5"/>
    <w:rsid w:val="7EF4A74B"/>
    <w:rsid w:val="7EF6F50B"/>
    <w:rsid w:val="7F088127"/>
    <w:rsid w:val="7F09D22F"/>
    <w:rsid w:val="7F0A2476"/>
    <w:rsid w:val="7F0D1414"/>
    <w:rsid w:val="7F0FBC53"/>
    <w:rsid w:val="7F1080A7"/>
    <w:rsid w:val="7F12680F"/>
    <w:rsid w:val="7F1905FC"/>
    <w:rsid w:val="7F1CF650"/>
    <w:rsid w:val="7F1F43D8"/>
    <w:rsid w:val="7F25EC0A"/>
    <w:rsid w:val="7F2C9EDD"/>
    <w:rsid w:val="7F2D4451"/>
    <w:rsid w:val="7F34DFA0"/>
    <w:rsid w:val="7F36F82F"/>
    <w:rsid w:val="7F397A51"/>
    <w:rsid w:val="7F3AE8F1"/>
    <w:rsid w:val="7F3CBB75"/>
    <w:rsid w:val="7F3CE322"/>
    <w:rsid w:val="7F50E2FB"/>
    <w:rsid w:val="7F5A65AD"/>
    <w:rsid w:val="7F5A8C9A"/>
    <w:rsid w:val="7F5B841F"/>
    <w:rsid w:val="7F6B5333"/>
    <w:rsid w:val="7F6CCAC0"/>
    <w:rsid w:val="7F6F1266"/>
    <w:rsid w:val="7F732CE8"/>
    <w:rsid w:val="7F7477B5"/>
    <w:rsid w:val="7F7E1F05"/>
    <w:rsid w:val="7F82FD29"/>
    <w:rsid w:val="7F83BAA3"/>
    <w:rsid w:val="7F83D41F"/>
    <w:rsid w:val="7F842CB7"/>
    <w:rsid w:val="7F85C126"/>
    <w:rsid w:val="7F8635C3"/>
    <w:rsid w:val="7F8669E3"/>
    <w:rsid w:val="7F8BE722"/>
    <w:rsid w:val="7F8D3139"/>
    <w:rsid w:val="7F94D851"/>
    <w:rsid w:val="7F9C06B8"/>
    <w:rsid w:val="7FA073AC"/>
    <w:rsid w:val="7FA10EB0"/>
    <w:rsid w:val="7FB47FD1"/>
    <w:rsid w:val="7FBB3E08"/>
    <w:rsid w:val="7FBB584B"/>
    <w:rsid w:val="7FBFAE58"/>
    <w:rsid w:val="7FD372EA"/>
    <w:rsid w:val="7FD7B2D2"/>
    <w:rsid w:val="7FD991D7"/>
    <w:rsid w:val="7FD9D337"/>
    <w:rsid w:val="7FDE0697"/>
    <w:rsid w:val="7FE3E1BE"/>
    <w:rsid w:val="7FE45146"/>
    <w:rsid w:val="7FE8B417"/>
    <w:rsid w:val="7FE8EE0C"/>
    <w:rsid w:val="7FECC4BF"/>
    <w:rsid w:val="7FECD374"/>
    <w:rsid w:val="7FEF6632"/>
    <w:rsid w:val="7FF1E301"/>
    <w:rsid w:val="7FF1FEB3"/>
    <w:rsid w:val="7FF67EB6"/>
    <w:rsid w:val="7FFC72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469A1"/>
  <w15:chartTrackingRefBased/>
  <w15:docId w15:val="{73860AA3-E56D-614E-B4AF-F2A23FFC1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0C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Pr>
      <w:b/>
      <w:bCs/>
      <w:smallCaps/>
      <w:color w:val="4472C4" w:themeColor="accent1"/>
      <w:spacing w:val="5"/>
    </w:rPr>
  </w:style>
  <w:style w:type="character" w:customStyle="1" w:styleId="Heading4Char">
    <w:name w:val="Heading 4 Char"/>
    <w:basedOn w:val="DefaultParagraphFont"/>
    <w:link w:val="Heading4"/>
    <w:uiPriority w:val="9"/>
    <w:rsid w:val="00D40C9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hyperlink" Target="mailto:adriana.mantilla@xcaliburmp.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37</Pages>
  <Words>9443</Words>
  <Characters>53831</Characters>
  <Application>Microsoft Office Word</Application>
  <DocSecurity>0</DocSecurity>
  <Lines>448</Lines>
  <Paragraphs>126</Paragraphs>
  <ScaleCrop>false</ScaleCrop>
  <Company/>
  <LinksUpToDate>false</LinksUpToDate>
  <CharactersWithSpaces>63148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Kasali</dc:creator>
  <cp:keywords/>
  <dc:description/>
  <cp:lastModifiedBy>Mariam Kasali</cp:lastModifiedBy>
  <cp:revision>4</cp:revision>
  <dcterms:created xsi:type="dcterms:W3CDTF">2022-11-19T05:12:00Z</dcterms:created>
  <dcterms:modified xsi:type="dcterms:W3CDTF">2024-09-16T15:48:00Z</dcterms:modified>
</cp:coreProperties>
</file>